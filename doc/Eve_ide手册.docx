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305D1" w14:textId="77777777" w:rsidR="005C1139" w:rsidRDefault="005C1139">
      <w:r>
        <w:rPr>
          <w:rFonts w:hint="eastAsia"/>
        </w:rPr>
        <w:t>20203.29</w:t>
      </w:r>
    </w:p>
    <w:p w14:paraId="6292F9EA" w14:textId="77777777" w:rsidR="005C1139" w:rsidRPr="005C1139" w:rsidRDefault="005C1139" w:rsidP="005C1139"/>
    <w:p w14:paraId="3B8A81CA" w14:textId="77777777" w:rsidR="005C1139" w:rsidRPr="005C1139" w:rsidRDefault="005C1139" w:rsidP="005C1139"/>
    <w:p w14:paraId="4BA1FEEB" w14:textId="77777777" w:rsidR="005C1139" w:rsidRPr="005C1139" w:rsidRDefault="005C1139" w:rsidP="005C1139"/>
    <w:p w14:paraId="20BD63BA" w14:textId="77777777" w:rsidR="005C1139" w:rsidRPr="005C1139" w:rsidRDefault="005C1139" w:rsidP="005C1139"/>
    <w:p w14:paraId="1CA78EB2" w14:textId="77777777" w:rsidR="005C1139" w:rsidRPr="005C1139" w:rsidRDefault="005C1139" w:rsidP="005C1139"/>
    <w:p w14:paraId="6319F803" w14:textId="77777777" w:rsidR="005C1139" w:rsidRPr="005C1139" w:rsidRDefault="005C1139" w:rsidP="005C1139"/>
    <w:p w14:paraId="764C7184" w14:textId="77777777" w:rsidR="005C1139" w:rsidRPr="005C1139" w:rsidRDefault="005C1139" w:rsidP="005C1139"/>
    <w:p w14:paraId="6DABBA67" w14:textId="77777777" w:rsidR="005C1139" w:rsidRPr="005C1139" w:rsidRDefault="005C1139" w:rsidP="005C1139"/>
    <w:p w14:paraId="701AFF85" w14:textId="77777777" w:rsidR="005C1139" w:rsidRPr="005C1139" w:rsidRDefault="005C1139" w:rsidP="005C1139"/>
    <w:p w14:paraId="56C98621" w14:textId="77777777" w:rsidR="005C1139" w:rsidRPr="005C1139" w:rsidRDefault="005C1139" w:rsidP="005C1139"/>
    <w:p w14:paraId="0C2B80B9" w14:textId="77777777" w:rsidR="005C1139" w:rsidRPr="005C1139" w:rsidRDefault="005C1139" w:rsidP="005C1139"/>
    <w:p w14:paraId="7BF5FFC9" w14:textId="77777777" w:rsidR="005C1139" w:rsidRPr="005C1139" w:rsidRDefault="005C1139" w:rsidP="005C1139"/>
    <w:p w14:paraId="2762C645" w14:textId="77777777" w:rsidR="005C1139" w:rsidRPr="005C1139" w:rsidRDefault="005C1139" w:rsidP="005C1139"/>
    <w:p w14:paraId="135D0F79" w14:textId="77777777" w:rsidR="005C1139" w:rsidRPr="005C1139" w:rsidRDefault="005C1139" w:rsidP="005C1139"/>
    <w:p w14:paraId="74275697" w14:textId="77777777" w:rsidR="005C1139" w:rsidRPr="005C1139" w:rsidRDefault="005C1139" w:rsidP="005C1139"/>
    <w:p w14:paraId="2431E38E" w14:textId="77777777" w:rsidR="005C1139" w:rsidRPr="005C1139" w:rsidRDefault="005C1139" w:rsidP="005C1139"/>
    <w:p w14:paraId="28F38C70" w14:textId="77777777" w:rsidR="005C1139" w:rsidRPr="005C1139" w:rsidRDefault="005C1139" w:rsidP="005C1139"/>
    <w:p w14:paraId="225F73F7" w14:textId="77777777" w:rsidR="005C1139" w:rsidRDefault="005C1139" w:rsidP="005C1139"/>
    <w:p w14:paraId="42F084F3" w14:textId="77777777" w:rsidR="005C1139" w:rsidRPr="005C1139" w:rsidRDefault="005C1139" w:rsidP="005C1139"/>
    <w:p w14:paraId="20293D4A" w14:textId="77777777" w:rsidR="005C1139" w:rsidRDefault="005C1139" w:rsidP="005C1139">
      <w:pPr>
        <w:tabs>
          <w:tab w:val="left" w:pos="2380"/>
        </w:tabs>
        <w:jc w:val="center"/>
        <w:rPr>
          <w:sz w:val="44"/>
          <w:szCs w:val="44"/>
        </w:rPr>
      </w:pPr>
      <w:r w:rsidRPr="005C1139">
        <w:rPr>
          <w:rFonts w:hint="eastAsia"/>
          <w:sz w:val="44"/>
          <w:szCs w:val="44"/>
        </w:rPr>
        <w:t xml:space="preserve">EVE  IDE </w:t>
      </w:r>
      <w:r w:rsidRPr="005C1139">
        <w:rPr>
          <w:rFonts w:hint="eastAsia"/>
          <w:sz w:val="44"/>
          <w:szCs w:val="44"/>
        </w:rPr>
        <w:t>手册</w:t>
      </w:r>
    </w:p>
    <w:p w14:paraId="6920FFA5" w14:textId="77777777" w:rsidR="005C1139" w:rsidRDefault="005C1139" w:rsidP="005C1139">
      <w:pPr>
        <w:tabs>
          <w:tab w:val="left" w:pos="2380"/>
        </w:tabs>
        <w:jc w:val="center"/>
        <w:rPr>
          <w:sz w:val="44"/>
          <w:szCs w:val="44"/>
        </w:rPr>
      </w:pPr>
    </w:p>
    <w:p w14:paraId="31FC4CE3" w14:textId="77777777" w:rsidR="005C1139" w:rsidRDefault="005C1139" w:rsidP="005C1139">
      <w:pPr>
        <w:tabs>
          <w:tab w:val="left" w:pos="2380"/>
        </w:tabs>
        <w:jc w:val="center"/>
        <w:rPr>
          <w:sz w:val="44"/>
          <w:szCs w:val="44"/>
        </w:rPr>
      </w:pPr>
      <w:r>
        <w:rPr>
          <w:sz w:val="44"/>
          <w:szCs w:val="44"/>
        </w:rPr>
        <w:t>V</w:t>
      </w:r>
      <w:r>
        <w:rPr>
          <w:rFonts w:hint="eastAsia"/>
          <w:sz w:val="44"/>
          <w:szCs w:val="44"/>
        </w:rPr>
        <w:t>0.0.1</w:t>
      </w:r>
    </w:p>
    <w:p w14:paraId="371E622E" w14:textId="77777777" w:rsidR="005C1139" w:rsidRDefault="005C1139" w:rsidP="005C1139">
      <w:pPr>
        <w:tabs>
          <w:tab w:val="left" w:pos="2380"/>
        </w:tabs>
        <w:jc w:val="center"/>
        <w:rPr>
          <w:sz w:val="44"/>
          <w:szCs w:val="44"/>
        </w:rPr>
      </w:pPr>
    </w:p>
    <w:p w14:paraId="23A93DA7" w14:textId="77777777" w:rsidR="005C1139" w:rsidRDefault="005C1139" w:rsidP="005C1139">
      <w:pPr>
        <w:tabs>
          <w:tab w:val="left" w:pos="2380"/>
        </w:tabs>
        <w:jc w:val="center"/>
        <w:rPr>
          <w:sz w:val="44"/>
          <w:szCs w:val="44"/>
        </w:rPr>
      </w:pPr>
      <w:r>
        <w:rPr>
          <w:sz w:val="44"/>
          <w:szCs w:val="44"/>
        </w:rPr>
        <w:t>B</w:t>
      </w:r>
      <w:r>
        <w:rPr>
          <w:rFonts w:hint="eastAsia"/>
          <w:sz w:val="44"/>
          <w:szCs w:val="44"/>
        </w:rPr>
        <w:t>y Adancurusul</w:t>
      </w:r>
    </w:p>
    <w:p w14:paraId="2EAEF953" w14:textId="77777777" w:rsidR="005C1139" w:rsidRDefault="005C1139" w:rsidP="005C1139">
      <w:pPr>
        <w:tabs>
          <w:tab w:val="left" w:pos="2380"/>
        </w:tabs>
        <w:jc w:val="center"/>
        <w:rPr>
          <w:sz w:val="44"/>
          <w:szCs w:val="44"/>
        </w:rPr>
      </w:pPr>
    </w:p>
    <w:p w14:paraId="099FADD6" w14:textId="77777777" w:rsidR="005C1139" w:rsidRPr="005C1139" w:rsidRDefault="005C1139" w:rsidP="005C1139">
      <w:pPr>
        <w:tabs>
          <w:tab w:val="left" w:pos="2380"/>
        </w:tabs>
        <w:jc w:val="center"/>
        <w:rPr>
          <w:sz w:val="44"/>
          <w:szCs w:val="44"/>
        </w:rPr>
      </w:pPr>
      <w:r>
        <w:rPr>
          <w:rFonts w:hint="eastAsia"/>
          <w:sz w:val="44"/>
          <w:szCs w:val="44"/>
        </w:rPr>
        <w:t>chen.yuheng@nexuslink.cn</w:t>
      </w:r>
    </w:p>
    <w:p w14:paraId="4DDCA58F" w14:textId="77777777" w:rsidR="005C1139" w:rsidRDefault="005C1139" w:rsidP="005C1139"/>
    <w:p w14:paraId="24C84F58" w14:textId="77777777" w:rsidR="00893462" w:rsidRPr="005C1139" w:rsidRDefault="00893462" w:rsidP="005C1139">
      <w:pPr>
        <w:sectPr w:rsidR="00893462" w:rsidRPr="005C1139">
          <w:headerReference w:type="default" r:id="rId8"/>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4"/>
          <w:szCs w:val="22"/>
          <w:lang w:val="zh-CN"/>
        </w:rPr>
        <w:id w:val="-872920690"/>
        <w:docPartObj>
          <w:docPartGallery w:val="Table of Contents"/>
          <w:docPartUnique/>
        </w:docPartObj>
      </w:sdtPr>
      <w:sdtEndPr>
        <w:rPr>
          <w:rFonts w:ascii="Times New Roman" w:hAnsi="Times New Roman"/>
          <w:b/>
          <w:bCs/>
        </w:rPr>
      </w:sdtEndPr>
      <w:sdtContent>
        <w:p w14:paraId="3398A821" w14:textId="77777777" w:rsidR="00893462" w:rsidRDefault="006C25C0">
          <w:pPr>
            <w:pStyle w:val="TOC10"/>
            <w:rPr>
              <w:sz w:val="28"/>
              <w:szCs w:val="28"/>
            </w:rPr>
          </w:pPr>
          <w:r>
            <w:rPr>
              <w:sz w:val="28"/>
              <w:szCs w:val="28"/>
              <w:lang w:val="zh-CN"/>
            </w:rPr>
            <w:t>目录</w:t>
          </w:r>
        </w:p>
        <w:p w14:paraId="0276C692" w14:textId="77777777" w:rsidR="00893462" w:rsidRDefault="00893462">
          <w:pPr>
            <w:pStyle w:val="TOC1"/>
            <w:tabs>
              <w:tab w:val="left" w:pos="1050"/>
              <w:tab w:val="right" w:leader="dot" w:pos="8296"/>
            </w:tabs>
            <w:rPr>
              <w:rFonts w:asciiTheme="minorHAnsi" w:hAnsiTheme="minorHAnsi" w:cstheme="minorBidi"/>
              <w:noProof/>
              <w:kern w:val="2"/>
              <w:sz w:val="28"/>
              <w:szCs w:val="28"/>
            </w:rPr>
          </w:pPr>
          <w:r>
            <w:rPr>
              <w:sz w:val="28"/>
              <w:szCs w:val="28"/>
            </w:rPr>
            <w:fldChar w:fldCharType="begin"/>
          </w:r>
          <w:r w:rsidR="006C25C0">
            <w:rPr>
              <w:sz w:val="28"/>
              <w:szCs w:val="28"/>
            </w:rPr>
            <w:instrText xml:space="preserve"> TOC \o "1-3" \h \z \u </w:instrText>
          </w:r>
          <w:r>
            <w:rPr>
              <w:sz w:val="28"/>
              <w:szCs w:val="28"/>
            </w:rPr>
            <w:fldChar w:fldCharType="separate"/>
          </w:r>
          <w:hyperlink w:anchor="_Toc36392751" w:history="1">
            <w:r w:rsidR="006C25C0">
              <w:rPr>
                <w:rStyle w:val="a6"/>
                <w:noProof/>
                <w:sz w:val="28"/>
                <w:szCs w:val="28"/>
              </w:rPr>
              <w:t>一、</w:t>
            </w:r>
            <w:r w:rsidR="006C25C0">
              <w:rPr>
                <w:rFonts w:asciiTheme="minorHAnsi" w:hAnsiTheme="minorHAnsi" w:cstheme="minorBidi"/>
                <w:noProof/>
                <w:kern w:val="2"/>
                <w:sz w:val="28"/>
                <w:szCs w:val="28"/>
              </w:rPr>
              <w:tab/>
            </w:r>
            <w:r w:rsidR="006C25C0">
              <w:rPr>
                <w:rStyle w:val="a6"/>
                <w:noProof/>
                <w:sz w:val="28"/>
                <w:szCs w:val="28"/>
              </w:rPr>
              <w:t>前言：</w:t>
            </w:r>
            <w:r w:rsidR="006C25C0">
              <w:rPr>
                <w:noProof/>
                <w:sz w:val="28"/>
                <w:szCs w:val="28"/>
              </w:rPr>
              <w:tab/>
            </w:r>
            <w:r>
              <w:rPr>
                <w:noProof/>
                <w:sz w:val="28"/>
                <w:szCs w:val="28"/>
              </w:rPr>
              <w:fldChar w:fldCharType="begin"/>
            </w:r>
            <w:r w:rsidR="006C25C0">
              <w:rPr>
                <w:noProof/>
                <w:sz w:val="28"/>
                <w:szCs w:val="28"/>
              </w:rPr>
              <w:instrText xml:space="preserve"> PAGEREF _Toc36392751 \h </w:instrText>
            </w:r>
            <w:r>
              <w:rPr>
                <w:noProof/>
                <w:sz w:val="28"/>
                <w:szCs w:val="28"/>
              </w:rPr>
            </w:r>
            <w:r>
              <w:rPr>
                <w:noProof/>
                <w:sz w:val="28"/>
                <w:szCs w:val="28"/>
              </w:rPr>
              <w:fldChar w:fldCharType="separate"/>
            </w:r>
            <w:r w:rsidR="00990B78">
              <w:rPr>
                <w:noProof/>
                <w:sz w:val="28"/>
                <w:szCs w:val="28"/>
              </w:rPr>
              <w:t>3</w:t>
            </w:r>
            <w:r>
              <w:rPr>
                <w:noProof/>
                <w:sz w:val="28"/>
                <w:szCs w:val="28"/>
              </w:rPr>
              <w:fldChar w:fldCharType="end"/>
            </w:r>
          </w:hyperlink>
        </w:p>
        <w:p w14:paraId="21AC7495" w14:textId="77777777" w:rsidR="00893462" w:rsidRDefault="0073199D">
          <w:pPr>
            <w:pStyle w:val="TOC1"/>
            <w:tabs>
              <w:tab w:val="left" w:pos="1050"/>
              <w:tab w:val="right" w:leader="dot" w:pos="8296"/>
            </w:tabs>
            <w:rPr>
              <w:rFonts w:asciiTheme="minorHAnsi" w:hAnsiTheme="minorHAnsi" w:cstheme="minorBidi"/>
              <w:noProof/>
              <w:kern w:val="2"/>
              <w:sz w:val="28"/>
              <w:szCs w:val="28"/>
            </w:rPr>
          </w:pPr>
          <w:hyperlink w:anchor="_Toc36392752" w:history="1">
            <w:r w:rsidR="006C25C0">
              <w:rPr>
                <w:rStyle w:val="a6"/>
                <w:noProof/>
                <w:sz w:val="28"/>
                <w:szCs w:val="28"/>
              </w:rPr>
              <w:t>二、</w:t>
            </w:r>
            <w:r w:rsidR="006C25C0">
              <w:rPr>
                <w:rFonts w:asciiTheme="minorHAnsi" w:hAnsiTheme="minorHAnsi" w:cstheme="minorBidi"/>
                <w:noProof/>
                <w:kern w:val="2"/>
                <w:sz w:val="28"/>
                <w:szCs w:val="28"/>
              </w:rPr>
              <w:tab/>
            </w:r>
            <w:r w:rsidR="006C25C0">
              <w:rPr>
                <w:rStyle w:val="a6"/>
                <w:noProof/>
                <w:sz w:val="28"/>
                <w:szCs w:val="28"/>
              </w:rPr>
              <w:t>背景：</w:t>
            </w:r>
            <w:r w:rsidR="006C25C0">
              <w:rPr>
                <w:noProof/>
                <w:sz w:val="28"/>
                <w:szCs w:val="28"/>
              </w:rPr>
              <w:tab/>
            </w:r>
            <w:r w:rsidR="00893462">
              <w:rPr>
                <w:noProof/>
                <w:sz w:val="28"/>
                <w:szCs w:val="28"/>
              </w:rPr>
              <w:fldChar w:fldCharType="begin"/>
            </w:r>
            <w:r w:rsidR="006C25C0">
              <w:rPr>
                <w:noProof/>
                <w:sz w:val="28"/>
                <w:szCs w:val="28"/>
              </w:rPr>
              <w:instrText xml:space="preserve"> PAGEREF _Toc36392752 \h </w:instrText>
            </w:r>
            <w:r w:rsidR="00893462">
              <w:rPr>
                <w:noProof/>
                <w:sz w:val="28"/>
                <w:szCs w:val="28"/>
              </w:rPr>
            </w:r>
            <w:r w:rsidR="00893462">
              <w:rPr>
                <w:noProof/>
                <w:sz w:val="28"/>
                <w:szCs w:val="28"/>
              </w:rPr>
              <w:fldChar w:fldCharType="separate"/>
            </w:r>
            <w:r w:rsidR="00990B78">
              <w:rPr>
                <w:noProof/>
                <w:sz w:val="28"/>
                <w:szCs w:val="28"/>
              </w:rPr>
              <w:t>3</w:t>
            </w:r>
            <w:r w:rsidR="00893462">
              <w:rPr>
                <w:noProof/>
                <w:sz w:val="28"/>
                <w:szCs w:val="28"/>
              </w:rPr>
              <w:fldChar w:fldCharType="end"/>
            </w:r>
          </w:hyperlink>
        </w:p>
        <w:p w14:paraId="70012BAE" w14:textId="77777777" w:rsidR="00893462" w:rsidRDefault="0073199D">
          <w:pPr>
            <w:pStyle w:val="TOC1"/>
            <w:tabs>
              <w:tab w:val="left" w:pos="1050"/>
              <w:tab w:val="right" w:leader="dot" w:pos="8296"/>
            </w:tabs>
            <w:rPr>
              <w:rFonts w:asciiTheme="minorHAnsi" w:hAnsiTheme="minorHAnsi" w:cstheme="minorBidi"/>
              <w:noProof/>
              <w:kern w:val="2"/>
              <w:sz w:val="28"/>
              <w:szCs w:val="28"/>
            </w:rPr>
          </w:pPr>
          <w:hyperlink w:anchor="_Toc36392753" w:history="1">
            <w:r w:rsidR="006C25C0">
              <w:rPr>
                <w:rStyle w:val="a6"/>
                <w:noProof/>
                <w:sz w:val="28"/>
                <w:szCs w:val="28"/>
              </w:rPr>
              <w:t>三、</w:t>
            </w:r>
            <w:r w:rsidR="006C25C0">
              <w:rPr>
                <w:rFonts w:asciiTheme="minorHAnsi" w:hAnsiTheme="minorHAnsi" w:cstheme="minorBidi"/>
                <w:noProof/>
                <w:kern w:val="2"/>
                <w:sz w:val="28"/>
                <w:szCs w:val="28"/>
              </w:rPr>
              <w:tab/>
            </w:r>
            <w:r w:rsidR="006C25C0">
              <w:rPr>
                <w:rStyle w:val="a6"/>
                <w:noProof/>
                <w:sz w:val="28"/>
                <w:szCs w:val="28"/>
              </w:rPr>
              <w:t>主界面图形设计介绍：</w:t>
            </w:r>
            <w:r w:rsidR="006C25C0">
              <w:rPr>
                <w:noProof/>
                <w:sz w:val="28"/>
                <w:szCs w:val="28"/>
              </w:rPr>
              <w:tab/>
            </w:r>
            <w:r w:rsidR="00893462">
              <w:rPr>
                <w:noProof/>
                <w:sz w:val="28"/>
                <w:szCs w:val="28"/>
              </w:rPr>
              <w:fldChar w:fldCharType="begin"/>
            </w:r>
            <w:r w:rsidR="006C25C0">
              <w:rPr>
                <w:noProof/>
                <w:sz w:val="28"/>
                <w:szCs w:val="28"/>
              </w:rPr>
              <w:instrText xml:space="preserve"> PAGEREF _Toc36392753 \h </w:instrText>
            </w:r>
            <w:r w:rsidR="00893462">
              <w:rPr>
                <w:noProof/>
                <w:sz w:val="28"/>
                <w:szCs w:val="28"/>
              </w:rPr>
            </w:r>
            <w:r w:rsidR="00893462">
              <w:rPr>
                <w:noProof/>
                <w:sz w:val="28"/>
                <w:szCs w:val="28"/>
              </w:rPr>
              <w:fldChar w:fldCharType="separate"/>
            </w:r>
            <w:r w:rsidR="00990B78">
              <w:rPr>
                <w:noProof/>
                <w:sz w:val="28"/>
                <w:szCs w:val="28"/>
              </w:rPr>
              <w:t>3</w:t>
            </w:r>
            <w:r w:rsidR="00893462">
              <w:rPr>
                <w:noProof/>
                <w:sz w:val="28"/>
                <w:szCs w:val="28"/>
              </w:rPr>
              <w:fldChar w:fldCharType="end"/>
            </w:r>
          </w:hyperlink>
        </w:p>
        <w:p w14:paraId="77F5A1DA" w14:textId="77777777" w:rsidR="00893462" w:rsidRDefault="0073199D">
          <w:pPr>
            <w:pStyle w:val="TOC1"/>
            <w:tabs>
              <w:tab w:val="left" w:pos="1050"/>
              <w:tab w:val="right" w:leader="dot" w:pos="8296"/>
            </w:tabs>
            <w:rPr>
              <w:rFonts w:asciiTheme="minorHAnsi" w:hAnsiTheme="minorHAnsi" w:cstheme="minorBidi"/>
              <w:noProof/>
              <w:kern w:val="2"/>
              <w:sz w:val="28"/>
              <w:szCs w:val="28"/>
            </w:rPr>
          </w:pPr>
          <w:hyperlink w:anchor="_Toc36392754" w:history="1">
            <w:r w:rsidR="006C25C0">
              <w:rPr>
                <w:rStyle w:val="a6"/>
                <w:noProof/>
                <w:sz w:val="28"/>
                <w:szCs w:val="28"/>
              </w:rPr>
              <w:t>四、</w:t>
            </w:r>
            <w:r w:rsidR="006C25C0">
              <w:rPr>
                <w:rFonts w:asciiTheme="minorHAnsi" w:hAnsiTheme="minorHAnsi" w:cstheme="minorBidi"/>
                <w:noProof/>
                <w:kern w:val="2"/>
                <w:sz w:val="28"/>
                <w:szCs w:val="28"/>
              </w:rPr>
              <w:tab/>
            </w:r>
            <w:r w:rsidR="006C25C0">
              <w:rPr>
                <w:rStyle w:val="a6"/>
                <w:noProof/>
                <w:sz w:val="28"/>
                <w:szCs w:val="28"/>
              </w:rPr>
              <w:t>主界面实现：</w:t>
            </w:r>
            <w:r w:rsidR="006C25C0">
              <w:rPr>
                <w:noProof/>
                <w:sz w:val="28"/>
                <w:szCs w:val="28"/>
              </w:rPr>
              <w:tab/>
            </w:r>
            <w:r w:rsidR="00893462">
              <w:rPr>
                <w:noProof/>
                <w:sz w:val="28"/>
                <w:szCs w:val="28"/>
              </w:rPr>
              <w:fldChar w:fldCharType="begin"/>
            </w:r>
            <w:r w:rsidR="006C25C0">
              <w:rPr>
                <w:noProof/>
                <w:sz w:val="28"/>
                <w:szCs w:val="28"/>
              </w:rPr>
              <w:instrText xml:space="preserve"> PAGEREF _Toc36392754 \h </w:instrText>
            </w:r>
            <w:r w:rsidR="00893462">
              <w:rPr>
                <w:noProof/>
                <w:sz w:val="28"/>
                <w:szCs w:val="28"/>
              </w:rPr>
            </w:r>
            <w:r w:rsidR="00893462">
              <w:rPr>
                <w:noProof/>
                <w:sz w:val="28"/>
                <w:szCs w:val="28"/>
              </w:rPr>
              <w:fldChar w:fldCharType="separate"/>
            </w:r>
            <w:r w:rsidR="00990B78">
              <w:rPr>
                <w:noProof/>
                <w:sz w:val="28"/>
                <w:szCs w:val="28"/>
              </w:rPr>
              <w:t>6</w:t>
            </w:r>
            <w:r w:rsidR="00893462">
              <w:rPr>
                <w:noProof/>
                <w:sz w:val="28"/>
                <w:szCs w:val="28"/>
              </w:rPr>
              <w:fldChar w:fldCharType="end"/>
            </w:r>
          </w:hyperlink>
        </w:p>
        <w:p w14:paraId="254F1AEA" w14:textId="77777777" w:rsidR="00893462" w:rsidRDefault="0073199D">
          <w:pPr>
            <w:pStyle w:val="TOC1"/>
            <w:tabs>
              <w:tab w:val="left" w:pos="1050"/>
              <w:tab w:val="right" w:leader="dot" w:pos="8296"/>
            </w:tabs>
            <w:rPr>
              <w:rFonts w:asciiTheme="minorHAnsi" w:hAnsiTheme="minorHAnsi" w:cstheme="minorBidi"/>
              <w:noProof/>
              <w:kern w:val="2"/>
              <w:sz w:val="28"/>
              <w:szCs w:val="28"/>
            </w:rPr>
          </w:pPr>
          <w:hyperlink w:anchor="_Toc36392755" w:history="1">
            <w:r w:rsidR="006C25C0">
              <w:rPr>
                <w:rStyle w:val="a6"/>
                <w:noProof/>
                <w:sz w:val="28"/>
                <w:szCs w:val="28"/>
              </w:rPr>
              <w:t>五、</w:t>
            </w:r>
            <w:r w:rsidR="006C25C0">
              <w:rPr>
                <w:rFonts w:asciiTheme="minorHAnsi" w:hAnsiTheme="minorHAnsi" w:cstheme="minorBidi"/>
                <w:noProof/>
                <w:kern w:val="2"/>
                <w:sz w:val="28"/>
                <w:szCs w:val="28"/>
              </w:rPr>
              <w:tab/>
            </w:r>
            <w:r w:rsidR="006C25C0">
              <w:rPr>
                <w:rStyle w:val="a6"/>
                <w:noProof/>
                <w:sz w:val="28"/>
                <w:szCs w:val="28"/>
              </w:rPr>
              <w:t>周边软件组件：</w:t>
            </w:r>
            <w:r w:rsidR="006C25C0">
              <w:rPr>
                <w:noProof/>
                <w:sz w:val="28"/>
                <w:szCs w:val="28"/>
              </w:rPr>
              <w:tab/>
            </w:r>
            <w:r w:rsidR="00893462">
              <w:rPr>
                <w:noProof/>
                <w:sz w:val="28"/>
                <w:szCs w:val="28"/>
              </w:rPr>
              <w:fldChar w:fldCharType="begin"/>
            </w:r>
            <w:r w:rsidR="006C25C0">
              <w:rPr>
                <w:noProof/>
                <w:sz w:val="28"/>
                <w:szCs w:val="28"/>
              </w:rPr>
              <w:instrText xml:space="preserve"> PAGEREF _Toc36392755 \h </w:instrText>
            </w:r>
            <w:r w:rsidR="00893462">
              <w:rPr>
                <w:noProof/>
                <w:sz w:val="28"/>
                <w:szCs w:val="28"/>
              </w:rPr>
            </w:r>
            <w:r w:rsidR="00893462">
              <w:rPr>
                <w:noProof/>
                <w:sz w:val="28"/>
                <w:szCs w:val="28"/>
              </w:rPr>
              <w:fldChar w:fldCharType="separate"/>
            </w:r>
            <w:r w:rsidR="00990B78">
              <w:rPr>
                <w:noProof/>
                <w:sz w:val="28"/>
                <w:szCs w:val="28"/>
              </w:rPr>
              <w:t>9</w:t>
            </w:r>
            <w:r w:rsidR="00893462">
              <w:rPr>
                <w:noProof/>
                <w:sz w:val="28"/>
                <w:szCs w:val="28"/>
              </w:rPr>
              <w:fldChar w:fldCharType="end"/>
            </w:r>
          </w:hyperlink>
        </w:p>
        <w:p w14:paraId="66C83A14" w14:textId="77777777" w:rsidR="00893462" w:rsidRDefault="0073199D">
          <w:pPr>
            <w:pStyle w:val="TOC2"/>
            <w:tabs>
              <w:tab w:val="left" w:pos="840"/>
              <w:tab w:val="right" w:leader="dot" w:pos="8296"/>
            </w:tabs>
            <w:rPr>
              <w:rFonts w:asciiTheme="minorHAnsi" w:hAnsiTheme="minorHAnsi" w:cstheme="minorBidi"/>
              <w:noProof/>
              <w:kern w:val="2"/>
              <w:sz w:val="28"/>
              <w:szCs w:val="28"/>
            </w:rPr>
          </w:pPr>
          <w:hyperlink w:anchor="_Toc36392756" w:history="1">
            <w:r w:rsidR="006C25C0">
              <w:rPr>
                <w:rStyle w:val="a6"/>
                <w:noProof/>
                <w:sz w:val="28"/>
                <w:szCs w:val="28"/>
              </w:rPr>
              <w:t>1.</w:t>
            </w:r>
            <w:r w:rsidR="006C25C0">
              <w:rPr>
                <w:rFonts w:asciiTheme="minorHAnsi" w:hAnsiTheme="minorHAnsi" w:cstheme="minorBidi"/>
                <w:noProof/>
                <w:kern w:val="2"/>
                <w:sz w:val="28"/>
                <w:szCs w:val="28"/>
              </w:rPr>
              <w:tab/>
            </w:r>
            <w:r w:rsidR="006C25C0">
              <w:rPr>
                <w:rStyle w:val="a6"/>
                <w:noProof/>
                <w:sz w:val="28"/>
                <w:szCs w:val="28"/>
              </w:rPr>
              <w:t>自动</w:t>
            </w:r>
            <w:r w:rsidR="006C25C0">
              <w:rPr>
                <w:rStyle w:val="a6"/>
                <w:noProof/>
                <w:sz w:val="28"/>
                <w:szCs w:val="28"/>
              </w:rPr>
              <w:t>makefile</w:t>
            </w:r>
            <w:r w:rsidR="006C25C0">
              <w:rPr>
                <w:rStyle w:val="a6"/>
                <w:noProof/>
                <w:sz w:val="28"/>
                <w:szCs w:val="28"/>
              </w:rPr>
              <w:t>生成工具：</w:t>
            </w:r>
            <w:r w:rsidR="006C25C0">
              <w:rPr>
                <w:noProof/>
                <w:sz w:val="28"/>
                <w:szCs w:val="28"/>
              </w:rPr>
              <w:tab/>
            </w:r>
            <w:r w:rsidR="00893462">
              <w:rPr>
                <w:noProof/>
                <w:sz w:val="28"/>
                <w:szCs w:val="28"/>
              </w:rPr>
              <w:fldChar w:fldCharType="begin"/>
            </w:r>
            <w:r w:rsidR="006C25C0">
              <w:rPr>
                <w:noProof/>
                <w:sz w:val="28"/>
                <w:szCs w:val="28"/>
              </w:rPr>
              <w:instrText xml:space="preserve"> PAGEREF _Toc36392756 \h </w:instrText>
            </w:r>
            <w:r w:rsidR="00893462">
              <w:rPr>
                <w:noProof/>
                <w:sz w:val="28"/>
                <w:szCs w:val="28"/>
              </w:rPr>
            </w:r>
            <w:r w:rsidR="00893462">
              <w:rPr>
                <w:noProof/>
                <w:sz w:val="28"/>
                <w:szCs w:val="28"/>
              </w:rPr>
              <w:fldChar w:fldCharType="separate"/>
            </w:r>
            <w:r w:rsidR="00990B78">
              <w:rPr>
                <w:noProof/>
                <w:sz w:val="28"/>
                <w:szCs w:val="28"/>
              </w:rPr>
              <w:t>9</w:t>
            </w:r>
            <w:r w:rsidR="00893462">
              <w:rPr>
                <w:noProof/>
                <w:sz w:val="28"/>
                <w:szCs w:val="28"/>
              </w:rPr>
              <w:fldChar w:fldCharType="end"/>
            </w:r>
          </w:hyperlink>
        </w:p>
        <w:p w14:paraId="2A68FE83" w14:textId="77777777" w:rsidR="00893462" w:rsidRDefault="0073199D">
          <w:pPr>
            <w:pStyle w:val="TOC2"/>
            <w:tabs>
              <w:tab w:val="left" w:pos="840"/>
              <w:tab w:val="right" w:leader="dot" w:pos="8296"/>
            </w:tabs>
            <w:rPr>
              <w:rFonts w:asciiTheme="minorHAnsi" w:hAnsiTheme="minorHAnsi" w:cstheme="minorBidi"/>
              <w:noProof/>
              <w:kern w:val="2"/>
              <w:sz w:val="28"/>
              <w:szCs w:val="28"/>
            </w:rPr>
          </w:pPr>
          <w:hyperlink w:anchor="_Toc36392757" w:history="1">
            <w:r w:rsidR="006C25C0">
              <w:rPr>
                <w:rStyle w:val="a6"/>
                <w:noProof/>
                <w:sz w:val="28"/>
                <w:szCs w:val="28"/>
              </w:rPr>
              <w:t>2.</w:t>
            </w:r>
            <w:r w:rsidR="006C25C0">
              <w:rPr>
                <w:rFonts w:asciiTheme="minorHAnsi" w:hAnsiTheme="minorHAnsi" w:cstheme="minorBidi"/>
                <w:noProof/>
                <w:kern w:val="2"/>
                <w:sz w:val="28"/>
                <w:szCs w:val="28"/>
              </w:rPr>
              <w:tab/>
            </w:r>
            <w:r w:rsidR="006C25C0">
              <w:rPr>
                <w:rStyle w:val="a6"/>
                <w:noProof/>
                <w:sz w:val="28"/>
                <w:szCs w:val="28"/>
              </w:rPr>
              <w:t>Adan_rtos</w:t>
            </w:r>
            <w:r w:rsidR="006C25C0">
              <w:rPr>
                <w:rStyle w:val="a6"/>
                <w:noProof/>
                <w:sz w:val="28"/>
                <w:szCs w:val="28"/>
              </w:rPr>
              <w:t>嵌入式实时操作系统</w:t>
            </w:r>
            <w:r w:rsidR="006C25C0">
              <w:rPr>
                <w:noProof/>
                <w:sz w:val="28"/>
                <w:szCs w:val="28"/>
              </w:rPr>
              <w:tab/>
            </w:r>
            <w:r w:rsidR="00893462">
              <w:rPr>
                <w:noProof/>
                <w:sz w:val="28"/>
                <w:szCs w:val="28"/>
              </w:rPr>
              <w:fldChar w:fldCharType="begin"/>
            </w:r>
            <w:r w:rsidR="006C25C0">
              <w:rPr>
                <w:noProof/>
                <w:sz w:val="28"/>
                <w:szCs w:val="28"/>
              </w:rPr>
              <w:instrText xml:space="preserve"> PAGEREF _Toc36392757 \h </w:instrText>
            </w:r>
            <w:r w:rsidR="00893462">
              <w:rPr>
                <w:noProof/>
                <w:sz w:val="28"/>
                <w:szCs w:val="28"/>
              </w:rPr>
            </w:r>
            <w:r w:rsidR="00893462">
              <w:rPr>
                <w:noProof/>
                <w:sz w:val="28"/>
                <w:szCs w:val="28"/>
              </w:rPr>
              <w:fldChar w:fldCharType="separate"/>
            </w:r>
            <w:r w:rsidR="00990B78">
              <w:rPr>
                <w:noProof/>
                <w:sz w:val="28"/>
                <w:szCs w:val="28"/>
              </w:rPr>
              <w:t>11</w:t>
            </w:r>
            <w:r w:rsidR="00893462">
              <w:rPr>
                <w:noProof/>
                <w:sz w:val="28"/>
                <w:szCs w:val="28"/>
              </w:rPr>
              <w:fldChar w:fldCharType="end"/>
            </w:r>
          </w:hyperlink>
        </w:p>
        <w:p w14:paraId="18F8BAFD" w14:textId="77777777" w:rsidR="00893462" w:rsidRDefault="0073199D">
          <w:pPr>
            <w:pStyle w:val="TOC2"/>
            <w:tabs>
              <w:tab w:val="left" w:pos="840"/>
              <w:tab w:val="right" w:leader="dot" w:pos="8296"/>
            </w:tabs>
            <w:rPr>
              <w:rFonts w:asciiTheme="minorHAnsi" w:hAnsiTheme="minorHAnsi" w:cstheme="minorBidi"/>
              <w:noProof/>
              <w:kern w:val="2"/>
              <w:sz w:val="28"/>
              <w:szCs w:val="28"/>
            </w:rPr>
          </w:pPr>
          <w:hyperlink w:anchor="_Toc36392758" w:history="1">
            <w:r w:rsidR="006C25C0">
              <w:rPr>
                <w:rStyle w:val="a6"/>
                <w:noProof/>
                <w:sz w:val="28"/>
                <w:szCs w:val="28"/>
              </w:rPr>
              <w:t>3.</w:t>
            </w:r>
            <w:r w:rsidR="006C25C0">
              <w:rPr>
                <w:rFonts w:asciiTheme="minorHAnsi" w:hAnsiTheme="minorHAnsi" w:cstheme="minorBidi"/>
                <w:noProof/>
                <w:kern w:val="2"/>
                <w:sz w:val="28"/>
                <w:szCs w:val="28"/>
              </w:rPr>
              <w:tab/>
            </w:r>
            <w:r w:rsidR="006C25C0">
              <w:rPr>
                <w:rStyle w:val="a6"/>
                <w:noProof/>
                <w:sz w:val="28"/>
                <w:szCs w:val="28"/>
              </w:rPr>
              <w:t>基于</w:t>
            </w:r>
            <w:r w:rsidR="006C25C0">
              <w:rPr>
                <w:rStyle w:val="a6"/>
                <w:noProof/>
                <w:sz w:val="28"/>
                <w:szCs w:val="28"/>
              </w:rPr>
              <w:t>basic</w:t>
            </w:r>
            <w:r w:rsidR="006C25C0">
              <w:rPr>
                <w:rStyle w:val="a6"/>
                <w:noProof/>
                <w:sz w:val="28"/>
                <w:szCs w:val="28"/>
              </w:rPr>
              <w:t>语法的高移植性科学计算语言</w:t>
            </w:r>
            <w:r w:rsidR="006C25C0">
              <w:rPr>
                <w:noProof/>
                <w:sz w:val="28"/>
                <w:szCs w:val="28"/>
              </w:rPr>
              <w:tab/>
            </w:r>
            <w:r w:rsidR="00893462">
              <w:rPr>
                <w:noProof/>
                <w:sz w:val="28"/>
                <w:szCs w:val="28"/>
              </w:rPr>
              <w:fldChar w:fldCharType="begin"/>
            </w:r>
            <w:r w:rsidR="006C25C0">
              <w:rPr>
                <w:noProof/>
                <w:sz w:val="28"/>
                <w:szCs w:val="28"/>
              </w:rPr>
              <w:instrText xml:space="preserve"> PAGEREF _Toc36392758 \h </w:instrText>
            </w:r>
            <w:r w:rsidR="00893462">
              <w:rPr>
                <w:noProof/>
                <w:sz w:val="28"/>
                <w:szCs w:val="28"/>
              </w:rPr>
            </w:r>
            <w:r w:rsidR="00893462">
              <w:rPr>
                <w:noProof/>
                <w:sz w:val="28"/>
                <w:szCs w:val="28"/>
              </w:rPr>
              <w:fldChar w:fldCharType="separate"/>
            </w:r>
            <w:r w:rsidR="00990B78">
              <w:rPr>
                <w:noProof/>
                <w:sz w:val="28"/>
                <w:szCs w:val="28"/>
              </w:rPr>
              <w:t>12</w:t>
            </w:r>
            <w:r w:rsidR="00893462">
              <w:rPr>
                <w:noProof/>
                <w:sz w:val="28"/>
                <w:szCs w:val="28"/>
              </w:rPr>
              <w:fldChar w:fldCharType="end"/>
            </w:r>
          </w:hyperlink>
        </w:p>
        <w:p w14:paraId="192A35C2" w14:textId="77777777" w:rsidR="00893462" w:rsidRDefault="0073199D">
          <w:pPr>
            <w:pStyle w:val="TOC2"/>
            <w:tabs>
              <w:tab w:val="left" w:pos="840"/>
              <w:tab w:val="right" w:leader="dot" w:pos="8296"/>
            </w:tabs>
            <w:rPr>
              <w:rFonts w:asciiTheme="minorHAnsi" w:hAnsiTheme="minorHAnsi" w:cstheme="minorBidi"/>
              <w:noProof/>
              <w:kern w:val="2"/>
              <w:sz w:val="28"/>
              <w:szCs w:val="28"/>
            </w:rPr>
          </w:pPr>
          <w:hyperlink w:anchor="_Toc36392759" w:history="1">
            <w:r w:rsidR="006C25C0">
              <w:rPr>
                <w:rStyle w:val="a6"/>
                <w:noProof/>
                <w:sz w:val="28"/>
                <w:szCs w:val="28"/>
              </w:rPr>
              <w:t>4.</w:t>
            </w:r>
            <w:r w:rsidR="006C25C0">
              <w:rPr>
                <w:rFonts w:asciiTheme="minorHAnsi" w:hAnsiTheme="minorHAnsi" w:cstheme="minorBidi"/>
                <w:noProof/>
                <w:kern w:val="2"/>
                <w:sz w:val="28"/>
                <w:szCs w:val="28"/>
              </w:rPr>
              <w:tab/>
            </w:r>
            <w:r w:rsidR="006C25C0">
              <w:rPr>
                <w:rStyle w:val="a6"/>
                <w:noProof/>
                <w:sz w:val="28"/>
                <w:szCs w:val="28"/>
              </w:rPr>
              <w:t>串口监视器</w:t>
            </w:r>
            <w:r w:rsidR="006C25C0">
              <w:rPr>
                <w:noProof/>
                <w:sz w:val="28"/>
                <w:szCs w:val="28"/>
              </w:rPr>
              <w:tab/>
            </w:r>
            <w:r w:rsidR="00893462">
              <w:rPr>
                <w:noProof/>
                <w:sz w:val="28"/>
                <w:szCs w:val="28"/>
              </w:rPr>
              <w:fldChar w:fldCharType="begin"/>
            </w:r>
            <w:r w:rsidR="006C25C0">
              <w:rPr>
                <w:noProof/>
                <w:sz w:val="28"/>
                <w:szCs w:val="28"/>
              </w:rPr>
              <w:instrText xml:space="preserve"> PAGEREF _Toc36392759 \h </w:instrText>
            </w:r>
            <w:r w:rsidR="00893462">
              <w:rPr>
                <w:noProof/>
                <w:sz w:val="28"/>
                <w:szCs w:val="28"/>
              </w:rPr>
            </w:r>
            <w:r w:rsidR="00893462">
              <w:rPr>
                <w:noProof/>
                <w:sz w:val="28"/>
                <w:szCs w:val="28"/>
              </w:rPr>
              <w:fldChar w:fldCharType="separate"/>
            </w:r>
            <w:r w:rsidR="00990B78">
              <w:rPr>
                <w:noProof/>
                <w:sz w:val="28"/>
                <w:szCs w:val="28"/>
              </w:rPr>
              <w:t>13</w:t>
            </w:r>
            <w:r w:rsidR="00893462">
              <w:rPr>
                <w:noProof/>
                <w:sz w:val="28"/>
                <w:szCs w:val="28"/>
              </w:rPr>
              <w:fldChar w:fldCharType="end"/>
            </w:r>
          </w:hyperlink>
        </w:p>
        <w:p w14:paraId="035D0FA6" w14:textId="77777777" w:rsidR="00893462" w:rsidRDefault="0073199D">
          <w:pPr>
            <w:pStyle w:val="TOC2"/>
            <w:tabs>
              <w:tab w:val="right" w:leader="dot" w:pos="8296"/>
            </w:tabs>
            <w:rPr>
              <w:rFonts w:asciiTheme="minorHAnsi" w:hAnsiTheme="minorHAnsi" w:cstheme="minorBidi"/>
              <w:noProof/>
              <w:kern w:val="2"/>
              <w:sz w:val="28"/>
              <w:szCs w:val="28"/>
            </w:rPr>
          </w:pPr>
          <w:hyperlink w:anchor="_Toc36392760" w:history="1">
            <w:r w:rsidR="006C25C0">
              <w:rPr>
                <w:rStyle w:val="a6"/>
                <w:noProof/>
                <w:sz w:val="28"/>
                <w:szCs w:val="28"/>
              </w:rPr>
              <w:t>Prv332_ide</w:t>
            </w:r>
            <w:r w:rsidR="006C25C0">
              <w:rPr>
                <w:noProof/>
                <w:sz w:val="28"/>
                <w:szCs w:val="28"/>
              </w:rPr>
              <w:tab/>
            </w:r>
            <w:r w:rsidR="00893462">
              <w:rPr>
                <w:noProof/>
                <w:sz w:val="28"/>
                <w:szCs w:val="28"/>
              </w:rPr>
              <w:fldChar w:fldCharType="begin"/>
            </w:r>
            <w:r w:rsidR="006C25C0">
              <w:rPr>
                <w:noProof/>
                <w:sz w:val="28"/>
                <w:szCs w:val="28"/>
              </w:rPr>
              <w:instrText xml:space="preserve"> PAGEREF _Toc36392760 \h </w:instrText>
            </w:r>
            <w:r w:rsidR="00893462">
              <w:rPr>
                <w:noProof/>
                <w:sz w:val="28"/>
                <w:szCs w:val="28"/>
              </w:rPr>
            </w:r>
            <w:r w:rsidR="00893462">
              <w:rPr>
                <w:noProof/>
                <w:sz w:val="28"/>
                <w:szCs w:val="28"/>
              </w:rPr>
              <w:fldChar w:fldCharType="separate"/>
            </w:r>
            <w:r w:rsidR="00990B78">
              <w:rPr>
                <w:noProof/>
                <w:sz w:val="28"/>
                <w:szCs w:val="28"/>
              </w:rPr>
              <w:t>13</w:t>
            </w:r>
            <w:r w:rsidR="00893462">
              <w:rPr>
                <w:noProof/>
                <w:sz w:val="28"/>
                <w:szCs w:val="28"/>
              </w:rPr>
              <w:fldChar w:fldCharType="end"/>
            </w:r>
          </w:hyperlink>
        </w:p>
        <w:p w14:paraId="242E0150" w14:textId="77777777" w:rsidR="00893462" w:rsidRDefault="0073199D">
          <w:pPr>
            <w:pStyle w:val="TOC1"/>
            <w:tabs>
              <w:tab w:val="right" w:leader="dot" w:pos="8296"/>
            </w:tabs>
            <w:rPr>
              <w:rFonts w:asciiTheme="minorHAnsi" w:hAnsiTheme="minorHAnsi" w:cstheme="minorBidi"/>
              <w:noProof/>
              <w:kern w:val="2"/>
              <w:sz w:val="28"/>
              <w:szCs w:val="28"/>
            </w:rPr>
          </w:pPr>
          <w:hyperlink w:anchor="_Toc36392761" w:history="1">
            <w:r w:rsidR="006C25C0">
              <w:rPr>
                <w:rStyle w:val="a6"/>
                <w:noProof/>
                <w:sz w:val="28"/>
                <w:szCs w:val="28"/>
              </w:rPr>
              <w:t>附录</w:t>
            </w:r>
            <w:r w:rsidR="006C25C0">
              <w:rPr>
                <w:rStyle w:val="a6"/>
                <w:noProof/>
                <w:sz w:val="28"/>
                <w:szCs w:val="28"/>
              </w:rPr>
              <w:t>1</w:t>
            </w:r>
            <w:r w:rsidR="006C25C0">
              <w:rPr>
                <w:rStyle w:val="a6"/>
                <w:noProof/>
                <w:sz w:val="28"/>
                <w:szCs w:val="28"/>
              </w:rPr>
              <w:t>：</w:t>
            </w:r>
            <w:r w:rsidR="006C25C0">
              <w:rPr>
                <w:rStyle w:val="a6"/>
                <w:noProof/>
                <w:sz w:val="28"/>
                <w:szCs w:val="28"/>
              </w:rPr>
              <w:t xml:space="preserve">PRV332_IDE </w:t>
            </w:r>
            <w:r w:rsidR="006C25C0">
              <w:rPr>
                <w:rStyle w:val="a6"/>
                <w:noProof/>
                <w:sz w:val="28"/>
                <w:szCs w:val="28"/>
              </w:rPr>
              <w:t>操作手册</w:t>
            </w:r>
            <w:r w:rsidR="006C25C0">
              <w:rPr>
                <w:noProof/>
                <w:sz w:val="28"/>
                <w:szCs w:val="28"/>
              </w:rPr>
              <w:tab/>
            </w:r>
            <w:r w:rsidR="00893462">
              <w:rPr>
                <w:noProof/>
                <w:sz w:val="28"/>
                <w:szCs w:val="28"/>
              </w:rPr>
              <w:fldChar w:fldCharType="begin"/>
            </w:r>
            <w:r w:rsidR="006C25C0">
              <w:rPr>
                <w:noProof/>
                <w:sz w:val="28"/>
                <w:szCs w:val="28"/>
              </w:rPr>
              <w:instrText xml:space="preserve"> PAGEREF _Toc36392761 \h </w:instrText>
            </w:r>
            <w:r w:rsidR="00893462">
              <w:rPr>
                <w:noProof/>
                <w:sz w:val="28"/>
                <w:szCs w:val="28"/>
              </w:rPr>
            </w:r>
            <w:r w:rsidR="00893462">
              <w:rPr>
                <w:noProof/>
                <w:sz w:val="28"/>
                <w:szCs w:val="28"/>
              </w:rPr>
              <w:fldChar w:fldCharType="separate"/>
            </w:r>
            <w:r w:rsidR="00990B78">
              <w:rPr>
                <w:noProof/>
                <w:sz w:val="28"/>
                <w:szCs w:val="28"/>
              </w:rPr>
              <w:t>14</w:t>
            </w:r>
            <w:r w:rsidR="00893462">
              <w:rPr>
                <w:noProof/>
                <w:sz w:val="28"/>
                <w:szCs w:val="28"/>
              </w:rPr>
              <w:fldChar w:fldCharType="end"/>
            </w:r>
          </w:hyperlink>
        </w:p>
        <w:p w14:paraId="13F521C6" w14:textId="77777777" w:rsidR="00893462" w:rsidRDefault="0073199D">
          <w:pPr>
            <w:pStyle w:val="TOC1"/>
            <w:tabs>
              <w:tab w:val="right" w:leader="dot" w:pos="8296"/>
            </w:tabs>
            <w:rPr>
              <w:rFonts w:asciiTheme="minorHAnsi" w:hAnsiTheme="minorHAnsi" w:cstheme="minorBidi"/>
              <w:noProof/>
              <w:kern w:val="2"/>
              <w:sz w:val="28"/>
              <w:szCs w:val="28"/>
            </w:rPr>
          </w:pPr>
          <w:hyperlink w:anchor="_Toc36392762" w:history="1">
            <w:r w:rsidR="006C25C0">
              <w:rPr>
                <w:rStyle w:val="a6"/>
                <w:noProof/>
                <w:sz w:val="28"/>
                <w:szCs w:val="28"/>
              </w:rPr>
              <w:t>附录二：</w:t>
            </w:r>
            <w:r w:rsidR="006C25C0">
              <w:rPr>
                <w:rStyle w:val="a6"/>
                <w:noProof/>
                <w:sz w:val="28"/>
                <w:szCs w:val="28"/>
              </w:rPr>
              <w:t>PRV464</w:t>
            </w:r>
            <w:r w:rsidR="006C25C0">
              <w:rPr>
                <w:rStyle w:val="a6"/>
                <w:noProof/>
                <w:sz w:val="28"/>
                <w:szCs w:val="28"/>
              </w:rPr>
              <w:t>处理器编程手册（部分）</w:t>
            </w:r>
            <w:r w:rsidR="006C25C0">
              <w:rPr>
                <w:noProof/>
                <w:sz w:val="28"/>
                <w:szCs w:val="28"/>
              </w:rPr>
              <w:tab/>
            </w:r>
            <w:r w:rsidR="00893462">
              <w:rPr>
                <w:noProof/>
                <w:sz w:val="28"/>
                <w:szCs w:val="28"/>
              </w:rPr>
              <w:fldChar w:fldCharType="begin"/>
            </w:r>
            <w:r w:rsidR="006C25C0">
              <w:rPr>
                <w:noProof/>
                <w:sz w:val="28"/>
                <w:szCs w:val="28"/>
              </w:rPr>
              <w:instrText xml:space="preserve"> PAGEREF _Toc36392762 \h </w:instrText>
            </w:r>
            <w:r w:rsidR="00893462">
              <w:rPr>
                <w:noProof/>
                <w:sz w:val="28"/>
                <w:szCs w:val="28"/>
              </w:rPr>
            </w:r>
            <w:r w:rsidR="00893462">
              <w:rPr>
                <w:noProof/>
                <w:sz w:val="28"/>
                <w:szCs w:val="28"/>
              </w:rPr>
              <w:fldChar w:fldCharType="separate"/>
            </w:r>
            <w:r w:rsidR="00990B78">
              <w:rPr>
                <w:noProof/>
                <w:sz w:val="28"/>
                <w:szCs w:val="28"/>
              </w:rPr>
              <w:t>22</w:t>
            </w:r>
            <w:r w:rsidR="00893462">
              <w:rPr>
                <w:noProof/>
                <w:sz w:val="28"/>
                <w:szCs w:val="28"/>
              </w:rPr>
              <w:fldChar w:fldCharType="end"/>
            </w:r>
          </w:hyperlink>
        </w:p>
        <w:p w14:paraId="3E1D55E3" w14:textId="77777777" w:rsidR="00893462" w:rsidRDefault="00893462">
          <w:r>
            <w:rPr>
              <w:b/>
              <w:bCs/>
              <w:sz w:val="28"/>
              <w:szCs w:val="28"/>
              <w:lang w:val="zh-CN"/>
            </w:rPr>
            <w:fldChar w:fldCharType="end"/>
          </w:r>
        </w:p>
      </w:sdtContent>
    </w:sdt>
    <w:p w14:paraId="0674BEB5" w14:textId="77777777" w:rsidR="00893462" w:rsidRDefault="006C25C0">
      <w:pPr>
        <w:jc w:val="left"/>
        <w:rPr>
          <w:szCs w:val="24"/>
        </w:rPr>
      </w:pPr>
      <w:r>
        <w:rPr>
          <w:szCs w:val="24"/>
        </w:rPr>
        <w:br w:type="page"/>
      </w:r>
    </w:p>
    <w:p w14:paraId="47C4E60B" w14:textId="77777777" w:rsidR="00893462" w:rsidRDefault="00893462">
      <w:pPr>
        <w:rPr>
          <w:szCs w:val="24"/>
        </w:rPr>
      </w:pPr>
    </w:p>
    <w:p w14:paraId="67BA07FD" w14:textId="77777777" w:rsidR="00893462" w:rsidRDefault="006C25C0">
      <w:pPr>
        <w:pStyle w:val="1"/>
        <w:numPr>
          <w:ilvl w:val="0"/>
          <w:numId w:val="1"/>
        </w:numPr>
      </w:pPr>
      <w:bookmarkStart w:id="0" w:name="_Toc36392751"/>
      <w:r>
        <w:rPr>
          <w:rFonts w:hint="eastAsia"/>
        </w:rPr>
        <w:t>前言：</w:t>
      </w:r>
      <w:bookmarkEnd w:id="0"/>
    </w:p>
    <w:p w14:paraId="66D16680" w14:textId="50F16E7C" w:rsidR="00893462" w:rsidRDefault="006C25C0">
      <w:pPr>
        <w:jc w:val="left"/>
      </w:pPr>
      <w:r>
        <w:tab/>
      </w:r>
      <w:r>
        <w:rPr>
          <w:rFonts w:hint="eastAsia"/>
        </w:rPr>
        <w:t>本</w:t>
      </w:r>
      <w:r>
        <w:rPr>
          <w:rFonts w:hint="eastAsia"/>
        </w:rPr>
        <w:t>IDE</w:t>
      </w:r>
      <w:r>
        <w:rPr>
          <w:rFonts w:hint="eastAsia"/>
        </w:rPr>
        <w:t>的图形界面总体由</w:t>
      </w:r>
      <w:r>
        <w:rPr>
          <w:rFonts w:hint="eastAsia"/>
        </w:rPr>
        <w:t>pyqt5</w:t>
      </w:r>
      <w:r>
        <w:rPr>
          <w:rFonts w:hint="eastAsia"/>
        </w:rPr>
        <w:t>设计完成，有很高的移植性，同时为了使运行不卡顿，对部分逻辑用</w:t>
      </w:r>
      <w:r>
        <w:rPr>
          <w:rFonts w:hint="eastAsia"/>
        </w:rPr>
        <w:t>lua</w:t>
      </w:r>
      <w:r>
        <w:rPr>
          <w:rFonts w:hint="eastAsia"/>
        </w:rPr>
        <w:t>进行加速，利用的</w:t>
      </w:r>
      <w:r>
        <w:rPr>
          <w:rFonts w:hint="eastAsia"/>
        </w:rPr>
        <w:t>python</w:t>
      </w:r>
      <w:r>
        <w:rPr>
          <w:rFonts w:hint="eastAsia"/>
        </w:rPr>
        <w:t>的</w:t>
      </w:r>
      <w:r>
        <w:rPr>
          <w:rFonts w:hint="eastAsia"/>
        </w:rPr>
        <w:t>lupa</w:t>
      </w:r>
      <w:r>
        <w:rPr>
          <w:rFonts w:hint="eastAsia"/>
        </w:rPr>
        <w:t>库直接调用</w:t>
      </w:r>
      <w:r>
        <w:rPr>
          <w:rFonts w:hint="eastAsia"/>
        </w:rPr>
        <w:t>lua</w:t>
      </w:r>
      <w:r>
        <w:rPr>
          <w:rFonts w:hint="eastAsia"/>
        </w:rPr>
        <w:t>源码解释执行，而且直接执行</w:t>
      </w:r>
      <w:r>
        <w:rPr>
          <w:rFonts w:hint="eastAsia"/>
        </w:rPr>
        <w:t>lua</w:t>
      </w:r>
      <w:r>
        <w:rPr>
          <w:rFonts w:hint="eastAsia"/>
        </w:rPr>
        <w:t>字节码产生的多线程打破了</w:t>
      </w:r>
      <w:r>
        <w:rPr>
          <w:rFonts w:hint="eastAsia"/>
        </w:rPr>
        <w:t>python</w:t>
      </w:r>
      <w:r>
        <w:rPr>
          <w:rFonts w:hint="eastAsia"/>
        </w:rPr>
        <w:t>的</w:t>
      </w:r>
      <w:r>
        <w:rPr>
          <w:rFonts w:hint="eastAsia"/>
        </w:rPr>
        <w:t>GIL</w:t>
      </w:r>
      <w:r>
        <w:rPr>
          <w:rFonts w:hint="eastAsia"/>
        </w:rPr>
        <w:t>锁（仅对直接运行</w:t>
      </w:r>
      <w:r>
        <w:rPr>
          <w:rFonts w:hint="eastAsia"/>
        </w:rPr>
        <w:t>python</w:t>
      </w:r>
      <w:r>
        <w:rPr>
          <w:rFonts w:hint="eastAsia"/>
        </w:rPr>
        <w:t>字节码有效），</w:t>
      </w:r>
      <w:ins w:id="1" w:author="HONG Xiaoyu" w:date="2020-03-29T17:27:00Z">
        <w:r w:rsidR="00BE57FA">
          <w:rPr>
            <w:rFonts w:hint="eastAsia"/>
          </w:rPr>
          <w:t>提高了</w:t>
        </w:r>
      </w:ins>
      <w:del w:id="2" w:author="HONG Xiaoyu" w:date="2020-03-29T17:27:00Z">
        <w:r w:rsidDel="00BE57FA">
          <w:rPr>
            <w:rFonts w:hint="eastAsia"/>
          </w:rPr>
          <w:delText>对</w:delText>
        </w:r>
      </w:del>
      <w:r>
        <w:rPr>
          <w:rFonts w:hint="eastAsia"/>
        </w:rPr>
        <w:t>cpu</w:t>
      </w:r>
      <w:r>
        <w:rPr>
          <w:rFonts w:hint="eastAsia"/>
        </w:rPr>
        <w:t>利用</w:t>
      </w:r>
      <w:del w:id="3" w:author="HONG Xiaoyu" w:date="2020-03-29T17:27:00Z">
        <w:r w:rsidDel="00BE57FA">
          <w:rPr>
            <w:rFonts w:hint="eastAsia"/>
          </w:rPr>
          <w:delText>增大</w:delText>
        </w:r>
      </w:del>
      <w:ins w:id="4" w:author="HONG Xiaoyu" w:date="2020-03-29T17:27:00Z">
        <w:r w:rsidR="00BE57FA">
          <w:rPr>
            <w:rFonts w:hint="eastAsia"/>
          </w:rPr>
          <w:t>率</w:t>
        </w:r>
      </w:ins>
      <w:r>
        <w:rPr>
          <w:rFonts w:hint="eastAsia"/>
        </w:rPr>
        <w:t>，</w:t>
      </w:r>
      <w:ins w:id="5" w:author="HONG Xiaoyu" w:date="2020-03-29T17:27:00Z">
        <w:r w:rsidR="00BE57FA">
          <w:rPr>
            <w:rFonts w:hint="eastAsia"/>
          </w:rPr>
          <w:t>同时</w:t>
        </w:r>
      </w:ins>
      <w:r>
        <w:rPr>
          <w:rFonts w:hint="eastAsia"/>
        </w:rPr>
        <w:t>周边软件生态组件大量使用</w:t>
      </w:r>
      <w:r>
        <w:rPr>
          <w:rFonts w:hint="eastAsia"/>
        </w:rPr>
        <w:t>c</w:t>
      </w:r>
      <w:r>
        <w:rPr>
          <w:rFonts w:hint="eastAsia"/>
        </w:rPr>
        <w:t>和汇编，更加接近底层。</w:t>
      </w:r>
    </w:p>
    <w:p w14:paraId="0A56246E" w14:textId="20861A10" w:rsidR="00893462" w:rsidRDefault="006C25C0">
      <w:pPr>
        <w:jc w:val="left"/>
      </w:pPr>
      <w:r>
        <w:rPr>
          <w:rFonts w:hint="eastAsia"/>
        </w:rPr>
        <w:tab/>
      </w:r>
      <w:r>
        <w:rPr>
          <w:rFonts w:hint="eastAsia"/>
        </w:rPr>
        <w:t>这是个非常轻量的</w:t>
      </w:r>
      <w:r>
        <w:rPr>
          <w:rFonts w:hint="eastAsia"/>
        </w:rPr>
        <w:t>ide</w:t>
      </w:r>
      <w:ins w:id="6" w:author="HONG Xiaoyu" w:date="2020-03-29T17:27:00Z">
        <w:r w:rsidR="00BE57FA">
          <w:rPr>
            <w:rFonts w:hint="eastAsia"/>
          </w:rPr>
          <w:t>，</w:t>
        </w:r>
      </w:ins>
      <w:r>
        <w:rPr>
          <w:rFonts w:hint="eastAsia"/>
        </w:rPr>
        <w:t>整个</w:t>
      </w:r>
      <w:r>
        <w:rPr>
          <w:rFonts w:hint="eastAsia"/>
        </w:rPr>
        <w:t>ide</w:t>
      </w:r>
      <w:r>
        <w:rPr>
          <w:rFonts w:hint="eastAsia"/>
        </w:rPr>
        <w:t>仅由</w:t>
      </w:r>
      <w:r>
        <w:rPr>
          <w:rFonts w:hint="eastAsia"/>
        </w:rPr>
        <w:t>4000</w:t>
      </w:r>
      <w:r>
        <w:rPr>
          <w:rFonts w:hint="eastAsia"/>
        </w:rPr>
        <w:t>行代码</w:t>
      </w:r>
      <w:ins w:id="7" w:author="HONG Xiaoyu" w:date="2020-03-29T17:27:00Z">
        <w:r w:rsidR="00BE57FA">
          <w:rPr>
            <w:rFonts w:hint="eastAsia"/>
          </w:rPr>
          <w:t>、</w:t>
        </w:r>
      </w:ins>
      <w:r>
        <w:rPr>
          <w:rFonts w:hint="eastAsia"/>
        </w:rPr>
        <w:t>十来个文件组成，最后</w:t>
      </w:r>
      <w:ins w:id="8" w:author="HONG Xiaoyu" w:date="2020-03-29T17:28:00Z">
        <w:r w:rsidR="00BE57FA">
          <w:rPr>
            <w:rFonts w:hint="eastAsia"/>
          </w:rPr>
          <w:t>使用了</w:t>
        </w:r>
      </w:ins>
      <w:r>
        <w:rPr>
          <w:rFonts w:hint="eastAsia"/>
        </w:rPr>
        <w:t>pyinstaller</w:t>
      </w:r>
      <w:r>
        <w:rPr>
          <w:rFonts w:hint="eastAsia"/>
        </w:rPr>
        <w:t>打包环境</w:t>
      </w:r>
      <w:bookmarkStart w:id="9" w:name="_GoBack"/>
      <w:bookmarkEnd w:id="9"/>
      <w:r>
        <w:rPr>
          <w:rFonts w:hint="eastAsia"/>
        </w:rPr>
        <w:t>直接变成可以直接使用的文件。周边软件的实现也是以精简和实用性为目标，高移植性为原则设计。尽量做到让硬件开发者解包即用，不再纠结于工具链之类的配置。同时让软件开发者能以最简单的方式移植到自己需要的地方。</w:t>
      </w:r>
    </w:p>
    <w:p w14:paraId="25C040F7" w14:textId="77777777" w:rsidR="00893462" w:rsidRDefault="006C25C0">
      <w:pPr>
        <w:pStyle w:val="1"/>
        <w:numPr>
          <w:ilvl w:val="0"/>
          <w:numId w:val="1"/>
        </w:numPr>
      </w:pPr>
      <w:bookmarkStart w:id="10" w:name="_Toc36392752"/>
      <w:r>
        <w:rPr>
          <w:rFonts w:hint="eastAsia"/>
        </w:rPr>
        <w:t>背景：</w:t>
      </w:r>
      <w:bookmarkEnd w:id="10"/>
    </w:p>
    <w:p w14:paraId="5B8915A0" w14:textId="77777777" w:rsidR="00893462" w:rsidRDefault="006C25C0">
      <w:pPr>
        <w:jc w:val="left"/>
        <w:rPr>
          <w:szCs w:val="24"/>
        </w:rPr>
      </w:pPr>
      <w:r>
        <w:rPr>
          <w:rFonts w:hint="eastAsia"/>
          <w:szCs w:val="24"/>
        </w:rPr>
        <w:tab/>
      </w:r>
      <w:r>
        <w:rPr>
          <w:rFonts w:hint="eastAsia"/>
          <w:szCs w:val="24"/>
        </w:rPr>
        <w:t>目前利用开源架构</w:t>
      </w:r>
      <w:r>
        <w:rPr>
          <w:rFonts w:hint="eastAsia"/>
          <w:szCs w:val="24"/>
        </w:rPr>
        <w:t>riscv</w:t>
      </w:r>
      <w:r>
        <w:rPr>
          <w:rFonts w:hint="eastAsia"/>
          <w:szCs w:val="24"/>
        </w:rPr>
        <w:t>开发的</w:t>
      </w:r>
      <w:r>
        <w:rPr>
          <w:rFonts w:hint="eastAsia"/>
          <w:szCs w:val="24"/>
        </w:rPr>
        <w:t>cpu</w:t>
      </w:r>
      <w:r>
        <w:rPr>
          <w:rFonts w:hint="eastAsia"/>
          <w:szCs w:val="24"/>
        </w:rPr>
        <w:t>越来越多，</w:t>
      </w:r>
      <w:r>
        <w:rPr>
          <w:rFonts w:hint="eastAsia"/>
          <w:szCs w:val="24"/>
        </w:rPr>
        <w:t>riscv</w:t>
      </w:r>
      <w:r>
        <w:rPr>
          <w:rFonts w:hint="eastAsia"/>
          <w:szCs w:val="24"/>
        </w:rPr>
        <w:t>作为一个优秀的架构在</w:t>
      </w:r>
      <w:r>
        <w:rPr>
          <w:rFonts w:hint="eastAsia"/>
          <w:szCs w:val="24"/>
        </w:rPr>
        <w:t>aiot</w:t>
      </w:r>
      <w:r>
        <w:rPr>
          <w:rFonts w:hint="eastAsia"/>
          <w:szCs w:val="24"/>
        </w:rPr>
        <w:t>领域也越来越火，但是国内目前很少有为</w:t>
      </w:r>
      <w:r>
        <w:rPr>
          <w:rFonts w:hint="eastAsia"/>
          <w:szCs w:val="24"/>
        </w:rPr>
        <w:t>riscv</w:t>
      </w:r>
      <w:r>
        <w:rPr>
          <w:rFonts w:hint="eastAsia"/>
          <w:szCs w:val="24"/>
        </w:rPr>
        <w:t>定制的开发工具。同时队友潘星雨设计的</w:t>
      </w:r>
      <w:r>
        <w:rPr>
          <w:rFonts w:hint="eastAsia"/>
          <w:szCs w:val="24"/>
        </w:rPr>
        <w:t>riscv</w:t>
      </w:r>
      <w:r>
        <w:rPr>
          <w:rFonts w:hint="eastAsia"/>
          <w:szCs w:val="24"/>
        </w:rPr>
        <w:t>处理器已经迭代几次，为</w:t>
      </w:r>
      <w:r>
        <w:rPr>
          <w:rFonts w:hint="eastAsia"/>
          <w:szCs w:val="24"/>
        </w:rPr>
        <w:t>riscv</w:t>
      </w:r>
      <w:r>
        <w:rPr>
          <w:rFonts w:hint="eastAsia"/>
          <w:szCs w:val="24"/>
        </w:rPr>
        <w:t>生态做出很多贡献，且有很大的前景。但是软件方面支持较少，故决定着手开始为</w:t>
      </w:r>
      <w:r>
        <w:rPr>
          <w:rFonts w:hint="eastAsia"/>
          <w:szCs w:val="24"/>
        </w:rPr>
        <w:t>riscv</w:t>
      </w:r>
      <w:r>
        <w:rPr>
          <w:rFonts w:hint="eastAsia"/>
          <w:szCs w:val="24"/>
        </w:rPr>
        <w:t>软件方面生态增加一点自己的小玩具，</w:t>
      </w:r>
      <w:r>
        <w:rPr>
          <w:rFonts w:hint="eastAsia"/>
          <w:szCs w:val="24"/>
        </w:rPr>
        <w:t>eve_ide</w:t>
      </w:r>
      <w:r>
        <w:rPr>
          <w:rFonts w:hint="eastAsia"/>
          <w:szCs w:val="24"/>
        </w:rPr>
        <w:t>以及其周边生态组件的想法就这样诞生了。</w:t>
      </w:r>
    </w:p>
    <w:p w14:paraId="350F896C" w14:textId="77777777" w:rsidR="00893462" w:rsidRDefault="006C25C0">
      <w:pPr>
        <w:jc w:val="left"/>
        <w:rPr>
          <w:szCs w:val="24"/>
        </w:rPr>
      </w:pPr>
      <w:r>
        <w:rPr>
          <w:rFonts w:hint="eastAsia"/>
          <w:szCs w:val="24"/>
        </w:rPr>
        <w:tab/>
      </w:r>
      <w:r>
        <w:rPr>
          <w:szCs w:val="24"/>
        </w:rPr>
        <w:t>E</w:t>
      </w:r>
      <w:r>
        <w:rPr>
          <w:rFonts w:hint="eastAsia"/>
          <w:szCs w:val="24"/>
        </w:rPr>
        <w:t>ve_ide</w:t>
      </w:r>
      <w:r>
        <w:rPr>
          <w:rFonts w:hint="eastAsia"/>
          <w:szCs w:val="24"/>
        </w:rPr>
        <w:t>的前身是</w:t>
      </w:r>
      <w:r>
        <w:rPr>
          <w:rFonts w:hint="eastAsia"/>
          <w:szCs w:val="24"/>
        </w:rPr>
        <w:t>prv332ide</w:t>
      </w:r>
      <w:r>
        <w:rPr>
          <w:rFonts w:hint="eastAsia"/>
          <w:szCs w:val="24"/>
        </w:rPr>
        <w:t>，这是一个为</w:t>
      </w:r>
      <w:r>
        <w:rPr>
          <w:rFonts w:hint="eastAsia"/>
          <w:szCs w:val="24"/>
        </w:rPr>
        <w:t>riscv</w:t>
      </w:r>
      <w:r>
        <w:rPr>
          <w:rFonts w:hint="eastAsia"/>
          <w:szCs w:val="24"/>
        </w:rPr>
        <w:t>处理器开发者设计的软件，主要是重构了</w:t>
      </w:r>
      <w:r>
        <w:rPr>
          <w:rFonts w:hint="eastAsia"/>
          <w:szCs w:val="24"/>
        </w:rPr>
        <w:t>riscv32</w:t>
      </w:r>
      <w:r>
        <w:rPr>
          <w:rFonts w:hint="eastAsia"/>
          <w:szCs w:val="24"/>
        </w:rPr>
        <w:t>的汇编器，具体详见后文周边组件</w:t>
      </w:r>
      <w:r>
        <w:rPr>
          <w:rFonts w:hint="eastAsia"/>
          <w:szCs w:val="24"/>
        </w:rPr>
        <w:t>prv332ide</w:t>
      </w:r>
      <w:r>
        <w:rPr>
          <w:rFonts w:hint="eastAsia"/>
          <w:szCs w:val="24"/>
        </w:rPr>
        <w:t>以及附录</w:t>
      </w:r>
      <w:r>
        <w:rPr>
          <w:rFonts w:hint="eastAsia"/>
          <w:szCs w:val="24"/>
        </w:rPr>
        <w:t xml:space="preserve">1 </w:t>
      </w:r>
      <w:r>
        <w:rPr>
          <w:rFonts w:hint="eastAsia"/>
          <w:szCs w:val="24"/>
        </w:rPr>
        <w:t>：</w:t>
      </w:r>
      <w:r>
        <w:rPr>
          <w:rFonts w:hint="eastAsia"/>
          <w:szCs w:val="24"/>
        </w:rPr>
        <w:t>prv332ide</w:t>
      </w:r>
      <w:r>
        <w:rPr>
          <w:rFonts w:hint="eastAsia"/>
          <w:szCs w:val="24"/>
        </w:rPr>
        <w:t>使用手册。</w:t>
      </w:r>
    </w:p>
    <w:p w14:paraId="3017B619" w14:textId="77777777" w:rsidR="00893462" w:rsidRDefault="00893462">
      <w:pPr>
        <w:rPr>
          <w:szCs w:val="24"/>
        </w:rPr>
      </w:pPr>
    </w:p>
    <w:p w14:paraId="18B1A9F6" w14:textId="77777777" w:rsidR="00893462" w:rsidRDefault="006C25C0">
      <w:pPr>
        <w:pStyle w:val="1"/>
        <w:numPr>
          <w:ilvl w:val="0"/>
          <w:numId w:val="1"/>
        </w:numPr>
      </w:pPr>
      <w:bookmarkStart w:id="11" w:name="_Toc36392753"/>
      <w:r>
        <w:rPr>
          <w:rFonts w:hint="eastAsia"/>
        </w:rPr>
        <w:t>主界面图形设计介绍：</w:t>
      </w:r>
      <w:bookmarkEnd w:id="11"/>
    </w:p>
    <w:p w14:paraId="72D203C7" w14:textId="77777777" w:rsidR="00893462" w:rsidRDefault="006C25C0">
      <w:pPr>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467F2EA5" wp14:editId="182D3CF8">
            <wp:extent cx="3423285" cy="1606550"/>
            <wp:effectExtent l="0" t="0" r="5715" b="6350"/>
            <wp:docPr id="37" name="图片 24" descr="C:\Users\User\AppData\Roaming\Tencent\Users\1016867898\QQ\WinTemp\RichOle\KO~GXAP]4%[FVHG%V2HTY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descr="C:\Users\User\AppData\Roaming\Tencent\Users\1016867898\QQ\WinTemp\RichOle\KO~GXAP]4%[FVHG%V2HTY83.png"/>
                    <pic:cNvPicPr>
                      <a:picLocks noChangeAspect="1" noChangeArrowheads="1"/>
                    </pic:cNvPicPr>
                  </pic:nvPicPr>
                  <pic:blipFill>
                    <a:blip r:embed="rId9"/>
                    <a:srcRect/>
                    <a:stretch>
                      <a:fillRect/>
                    </a:stretch>
                  </pic:blipFill>
                  <pic:spPr>
                    <a:xfrm>
                      <a:off x="0" y="0"/>
                      <a:ext cx="3423613" cy="1606550"/>
                    </a:xfrm>
                    <a:prstGeom prst="rect">
                      <a:avLst/>
                    </a:prstGeom>
                    <a:noFill/>
                    <a:ln w="9525">
                      <a:noFill/>
                      <a:miter lim="800000"/>
                      <a:headEnd/>
                      <a:tailEnd/>
                    </a:ln>
                  </pic:spPr>
                </pic:pic>
              </a:graphicData>
            </a:graphic>
          </wp:inline>
        </w:drawing>
      </w:r>
    </w:p>
    <w:p w14:paraId="7DE7D915" w14:textId="77777777" w:rsidR="00893462" w:rsidRDefault="006C25C0">
      <w:pPr>
        <w:jc w:val="left"/>
        <w:rPr>
          <w:szCs w:val="24"/>
        </w:rPr>
      </w:pPr>
      <w:r>
        <w:rPr>
          <w:szCs w:val="24"/>
        </w:rPr>
        <w:tab/>
      </w:r>
      <w:r>
        <w:rPr>
          <w:rFonts w:hint="eastAsia"/>
          <w:szCs w:val="24"/>
        </w:rPr>
        <w:t>打开会出现个让你选择工作去的界面，点击选择然后</w:t>
      </w:r>
      <w:r>
        <w:rPr>
          <w:rFonts w:hint="eastAsia"/>
          <w:szCs w:val="24"/>
        </w:rPr>
        <w:t>ok</w:t>
      </w:r>
      <w:r>
        <w:rPr>
          <w:rFonts w:hint="eastAsia"/>
          <w:szCs w:val="24"/>
        </w:rPr>
        <w:t>即可，如果不想每次打开都弹出来，点击下面那个框就可以了</w:t>
      </w:r>
    </w:p>
    <w:p w14:paraId="427FFB22" w14:textId="77777777" w:rsidR="00893462" w:rsidRDefault="006C25C0">
      <w:pPr>
        <w:ind w:firstLine="0"/>
        <w:jc w:val="left"/>
        <w:rPr>
          <w:szCs w:val="24"/>
        </w:rPr>
      </w:pPr>
      <w:r>
        <w:rPr>
          <w:szCs w:val="24"/>
        </w:rPr>
        <w:lastRenderedPageBreak/>
        <w:tab/>
      </w:r>
      <w:r>
        <w:rPr>
          <w:rFonts w:hint="eastAsia"/>
          <w:szCs w:val="24"/>
        </w:rPr>
        <w:t>当使用过程想换工程地址。最上面有个</w:t>
      </w:r>
      <w:r>
        <w:rPr>
          <w:rFonts w:hint="eastAsia"/>
          <w:szCs w:val="24"/>
        </w:rPr>
        <w:t>settings</w:t>
      </w:r>
      <w:r>
        <w:rPr>
          <w:rFonts w:hint="eastAsia"/>
          <w:szCs w:val="24"/>
        </w:rPr>
        <w:t>，点击更换即可。</w:t>
      </w:r>
    </w:p>
    <w:p w14:paraId="42D20E9C" w14:textId="77777777" w:rsidR="00893462" w:rsidRDefault="00893462">
      <w:pPr>
        <w:rPr>
          <w:szCs w:val="24"/>
        </w:rPr>
      </w:pPr>
    </w:p>
    <w:p w14:paraId="0F87468C" w14:textId="77777777" w:rsidR="00893462" w:rsidRDefault="006C25C0">
      <w:pPr>
        <w:rPr>
          <w:szCs w:val="24"/>
        </w:rPr>
      </w:pPr>
      <w:r>
        <w:rPr>
          <w:rFonts w:hint="eastAsia"/>
          <w:noProof/>
          <w:szCs w:val="24"/>
        </w:rPr>
        <w:drawing>
          <wp:inline distT="0" distB="0" distL="0" distR="0" wp14:anchorId="1A88C572" wp14:editId="0C0B679B">
            <wp:extent cx="1924050" cy="529590"/>
            <wp:effectExtent l="0" t="0" r="6350" b="381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noChangeArrowheads="1"/>
                    </pic:cNvPicPr>
                  </pic:nvPicPr>
                  <pic:blipFill>
                    <a:blip r:embed="rId10"/>
                    <a:srcRect/>
                    <a:stretch>
                      <a:fillRect/>
                    </a:stretch>
                  </pic:blipFill>
                  <pic:spPr>
                    <a:xfrm>
                      <a:off x="0" y="0"/>
                      <a:ext cx="1924050" cy="530021"/>
                    </a:xfrm>
                    <a:prstGeom prst="rect">
                      <a:avLst/>
                    </a:prstGeom>
                    <a:noFill/>
                    <a:ln w="9525">
                      <a:noFill/>
                      <a:miter lim="800000"/>
                      <a:headEnd/>
                      <a:tailEnd/>
                    </a:ln>
                  </pic:spPr>
                </pic:pic>
              </a:graphicData>
            </a:graphic>
          </wp:inline>
        </w:drawing>
      </w:r>
      <w:r>
        <w:rPr>
          <w:rFonts w:hint="eastAsia"/>
          <w:noProof/>
          <w:szCs w:val="24"/>
        </w:rPr>
        <w:drawing>
          <wp:inline distT="0" distB="0" distL="0" distR="0" wp14:anchorId="2C9259D6" wp14:editId="058D26E2">
            <wp:extent cx="2190750" cy="1137285"/>
            <wp:effectExtent l="0" t="0" r="6350" b="5715"/>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noChangeArrowheads="1"/>
                    </pic:cNvPicPr>
                  </pic:nvPicPr>
                  <pic:blipFill>
                    <a:blip r:embed="rId11"/>
                    <a:srcRect/>
                    <a:stretch>
                      <a:fillRect/>
                    </a:stretch>
                  </pic:blipFill>
                  <pic:spPr>
                    <a:xfrm>
                      <a:off x="0" y="0"/>
                      <a:ext cx="2190750" cy="1137326"/>
                    </a:xfrm>
                    <a:prstGeom prst="rect">
                      <a:avLst/>
                    </a:prstGeom>
                    <a:noFill/>
                    <a:ln w="9525">
                      <a:noFill/>
                      <a:miter lim="800000"/>
                      <a:headEnd/>
                      <a:tailEnd/>
                    </a:ln>
                  </pic:spPr>
                </pic:pic>
              </a:graphicData>
            </a:graphic>
          </wp:inline>
        </w:drawing>
      </w:r>
    </w:p>
    <w:p w14:paraId="53AA3476" w14:textId="77777777" w:rsidR="00893462" w:rsidRDefault="006C25C0">
      <w:pPr>
        <w:pStyle w:val="a7"/>
      </w:pPr>
      <w:r>
        <w:rPr>
          <w:rFonts w:hint="eastAsia"/>
        </w:rPr>
        <w:t>重新选择工程地址</w:t>
      </w:r>
    </w:p>
    <w:p w14:paraId="43AB7745" w14:textId="77777777" w:rsidR="00893462" w:rsidRDefault="006C25C0">
      <w:pPr>
        <w:jc w:val="center"/>
        <w:rPr>
          <w:szCs w:val="24"/>
        </w:rPr>
      </w:pPr>
      <w:r>
        <w:rPr>
          <w:noProof/>
        </w:rPr>
        <w:drawing>
          <wp:inline distT="0" distB="0" distL="0" distR="0" wp14:anchorId="1319722A" wp14:editId="523D625D">
            <wp:extent cx="5274310" cy="2807335"/>
            <wp:effectExtent l="0" t="0" r="8890" b="12065"/>
            <wp:docPr id="5" name="图片 4" descr="C:\Users\User\Documents\Tencent Files\1016867898\Image\C2C\WB6HRR`}JMGO{~6P%SI$T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C:\Users\User\Documents\Tencent Files\1016867898\Image\C2C\WB6HRR`}JMGO{~6P%SI$T4S.png"/>
                    <pic:cNvPicPr>
                      <a:picLocks noChangeAspect="1" noChangeArrowheads="1"/>
                    </pic:cNvPicPr>
                  </pic:nvPicPr>
                  <pic:blipFill>
                    <a:blip r:embed="rId12"/>
                    <a:srcRect/>
                    <a:stretch>
                      <a:fillRect/>
                    </a:stretch>
                  </pic:blipFill>
                  <pic:spPr>
                    <a:xfrm>
                      <a:off x="0" y="0"/>
                      <a:ext cx="5274310" cy="2807471"/>
                    </a:xfrm>
                    <a:prstGeom prst="rect">
                      <a:avLst/>
                    </a:prstGeom>
                    <a:noFill/>
                    <a:ln w="9525">
                      <a:noFill/>
                      <a:miter lim="800000"/>
                      <a:headEnd/>
                      <a:tailEnd/>
                    </a:ln>
                  </pic:spPr>
                </pic:pic>
              </a:graphicData>
            </a:graphic>
          </wp:inline>
        </w:drawing>
      </w:r>
    </w:p>
    <w:p w14:paraId="240B7B31" w14:textId="77777777" w:rsidR="00893462" w:rsidRDefault="006C25C0">
      <w:pPr>
        <w:pStyle w:val="a7"/>
      </w:pPr>
      <w:r>
        <w:rPr>
          <w:rFonts w:hint="eastAsia"/>
        </w:rPr>
        <w:t>主图形界面</w:t>
      </w:r>
    </w:p>
    <w:p w14:paraId="6781DA92" w14:textId="77777777" w:rsidR="00893462" w:rsidRDefault="006C25C0">
      <w:pPr>
        <w:jc w:val="left"/>
        <w:rPr>
          <w:szCs w:val="24"/>
        </w:rPr>
      </w:pPr>
      <w:r>
        <w:rPr>
          <w:rFonts w:hint="eastAsia"/>
          <w:szCs w:val="24"/>
        </w:rPr>
        <w:tab/>
      </w:r>
      <w:r>
        <w:rPr>
          <w:rFonts w:hint="eastAsia"/>
          <w:szCs w:val="24"/>
        </w:rPr>
        <w:t>主界面布局参考大量</w:t>
      </w:r>
      <w:r>
        <w:rPr>
          <w:rFonts w:hint="eastAsia"/>
          <w:szCs w:val="24"/>
        </w:rPr>
        <w:t>ide</w:t>
      </w:r>
      <w:r>
        <w:rPr>
          <w:rFonts w:hint="eastAsia"/>
          <w:szCs w:val="24"/>
        </w:rPr>
        <w:t>设计而来，且不同使用习惯可以自行定义控件位置</w:t>
      </w:r>
    </w:p>
    <w:p w14:paraId="7BAAEFB9" w14:textId="77777777" w:rsidR="00893462" w:rsidRDefault="006C25C0">
      <w:pPr>
        <w:ind w:firstLine="0"/>
        <w:jc w:val="left"/>
        <w:rPr>
          <w:szCs w:val="24"/>
        </w:rPr>
      </w:pPr>
      <w:r>
        <w:rPr>
          <w:rFonts w:hint="eastAsia"/>
          <w:szCs w:val="24"/>
        </w:rPr>
        <w:t>最上面一排作为提供给用户的所有操作的菜单，后面将一个一个介绍，下面一排是常用操作</w:t>
      </w:r>
    </w:p>
    <w:p w14:paraId="67BB807E" w14:textId="77777777" w:rsidR="00893462" w:rsidRDefault="006C25C0">
      <w:pPr>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17F370F7" wp14:editId="71416BC6">
            <wp:extent cx="4629150" cy="444500"/>
            <wp:effectExtent l="0" t="0" r="6350" b="0"/>
            <wp:docPr id="11" name="图片 11" descr="C:\Users\User\AppData\Roaming\Tencent\Users\1016867898\QQ\WinTemp\RichOle\A6[M8DK09XMXXEB`A$V}@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User\AppData\Roaming\Tencent\Users\1016867898\QQ\WinTemp\RichOle\A6[M8DK09XMXXEB`A$V}@VE.png"/>
                    <pic:cNvPicPr>
                      <a:picLocks noChangeAspect="1" noChangeArrowheads="1"/>
                    </pic:cNvPicPr>
                  </pic:nvPicPr>
                  <pic:blipFill>
                    <a:blip r:embed="rId13"/>
                    <a:srcRect/>
                    <a:stretch>
                      <a:fillRect/>
                    </a:stretch>
                  </pic:blipFill>
                  <pic:spPr>
                    <a:xfrm>
                      <a:off x="0" y="0"/>
                      <a:ext cx="4629150" cy="444500"/>
                    </a:xfrm>
                    <a:prstGeom prst="rect">
                      <a:avLst/>
                    </a:prstGeom>
                    <a:noFill/>
                    <a:ln w="9525">
                      <a:noFill/>
                      <a:miter lim="800000"/>
                      <a:headEnd/>
                      <a:tailEnd/>
                    </a:ln>
                  </pic:spPr>
                </pic:pic>
              </a:graphicData>
            </a:graphic>
          </wp:inline>
        </w:drawing>
      </w:r>
    </w:p>
    <w:p w14:paraId="1F3D5E62" w14:textId="77777777" w:rsidR="00893462" w:rsidRDefault="006C25C0">
      <w:pPr>
        <w:ind w:firstLine="0"/>
        <w:rPr>
          <w:rFonts w:ascii="宋体" w:eastAsia="宋体" w:hAnsi="宋体" w:cs="宋体"/>
          <w:kern w:val="0"/>
          <w:szCs w:val="24"/>
        </w:rPr>
      </w:pPr>
      <w:r>
        <w:rPr>
          <w:rFonts w:ascii="宋体" w:eastAsia="宋体" w:hAnsi="宋体" w:cs="宋体"/>
          <w:kern w:val="0"/>
          <w:szCs w:val="24"/>
        </w:rPr>
        <w:tab/>
      </w:r>
      <w:r>
        <w:rPr>
          <w:rFonts w:ascii="宋体" w:eastAsia="宋体" w:hAnsi="宋体" w:cs="宋体" w:hint="eastAsia"/>
          <w:kern w:val="0"/>
          <w:szCs w:val="24"/>
        </w:rPr>
        <w:t>这些功能详细应用后文以及附录1中也会介绍到。</w:t>
      </w:r>
    </w:p>
    <w:p w14:paraId="105A8BB4" w14:textId="77777777" w:rsidR="00893462" w:rsidRDefault="006C25C0">
      <w:pPr>
        <w:jc w:val="center"/>
        <w:rPr>
          <w:rFonts w:ascii="宋体" w:eastAsia="宋体" w:hAnsi="宋体" w:cs="宋体"/>
          <w:kern w:val="0"/>
          <w:szCs w:val="24"/>
        </w:rPr>
      </w:pPr>
      <w:r>
        <w:rPr>
          <w:rFonts w:ascii="宋体" w:eastAsia="宋体" w:hAnsi="宋体" w:cs="宋体" w:hint="eastAsia"/>
          <w:noProof/>
          <w:kern w:val="0"/>
          <w:szCs w:val="24"/>
        </w:rPr>
        <w:drawing>
          <wp:inline distT="0" distB="0" distL="0" distR="0" wp14:anchorId="75D08609" wp14:editId="5BB2F1E4">
            <wp:extent cx="3098800" cy="12319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14"/>
                    <a:srcRect/>
                    <a:stretch>
                      <a:fillRect/>
                    </a:stretch>
                  </pic:blipFill>
                  <pic:spPr>
                    <a:xfrm>
                      <a:off x="0" y="0"/>
                      <a:ext cx="3098800" cy="1231900"/>
                    </a:xfrm>
                    <a:prstGeom prst="rect">
                      <a:avLst/>
                    </a:prstGeom>
                    <a:noFill/>
                    <a:ln w="9525">
                      <a:noFill/>
                      <a:miter lim="800000"/>
                      <a:headEnd/>
                      <a:tailEnd/>
                    </a:ln>
                  </pic:spPr>
                </pic:pic>
              </a:graphicData>
            </a:graphic>
          </wp:inline>
        </w:drawing>
      </w:r>
    </w:p>
    <w:p w14:paraId="7CAE3168" w14:textId="77777777" w:rsidR="00893462" w:rsidRDefault="006C25C0">
      <w:pPr>
        <w:jc w:val="left"/>
        <w:rPr>
          <w:rFonts w:ascii="宋体" w:eastAsia="宋体" w:hAnsi="宋体" w:cs="宋体"/>
          <w:kern w:val="0"/>
          <w:szCs w:val="24"/>
        </w:rPr>
      </w:pPr>
      <w:r>
        <w:rPr>
          <w:rFonts w:ascii="宋体" w:eastAsia="宋体" w:hAnsi="宋体" w:cs="宋体"/>
          <w:kern w:val="0"/>
          <w:szCs w:val="24"/>
        </w:rPr>
        <w:tab/>
        <w:t>T</w:t>
      </w:r>
      <w:r>
        <w:rPr>
          <w:rFonts w:ascii="宋体" w:eastAsia="宋体" w:hAnsi="宋体" w:cs="宋体" w:hint="eastAsia"/>
          <w:kern w:val="0"/>
          <w:szCs w:val="24"/>
        </w:rPr>
        <w:t>ools下面提供了两个组件，一个串口监视器和prv332_ide这些在后面组件一章会有讲到</w:t>
      </w:r>
    </w:p>
    <w:p w14:paraId="41AA6BC0" w14:textId="77777777" w:rsidR="00893462" w:rsidRDefault="00893462">
      <w:pPr>
        <w:rPr>
          <w:rFonts w:ascii="宋体" w:eastAsia="宋体" w:hAnsi="宋体" w:cs="宋体"/>
          <w:kern w:val="0"/>
          <w:szCs w:val="24"/>
        </w:rPr>
      </w:pPr>
    </w:p>
    <w:p w14:paraId="41F48016" w14:textId="77777777" w:rsidR="00893462" w:rsidRDefault="00893462">
      <w:pPr>
        <w:rPr>
          <w:rFonts w:ascii="宋体" w:eastAsia="宋体" w:hAnsi="宋体" w:cs="宋体"/>
          <w:kern w:val="0"/>
          <w:szCs w:val="24"/>
        </w:rPr>
      </w:pPr>
    </w:p>
    <w:p w14:paraId="5BE2B5F0" w14:textId="77777777" w:rsidR="00893462" w:rsidRDefault="006C25C0">
      <w:pPr>
        <w:jc w:val="left"/>
        <w:rPr>
          <w:szCs w:val="24"/>
        </w:rPr>
      </w:pPr>
      <w:r>
        <w:rPr>
          <w:rFonts w:hint="eastAsia"/>
          <w:szCs w:val="24"/>
        </w:rPr>
        <w:lastRenderedPageBreak/>
        <w:tab/>
      </w:r>
      <w:r>
        <w:rPr>
          <w:rFonts w:hint="eastAsia"/>
          <w:szCs w:val="24"/>
        </w:rPr>
        <w:t>左侧是工程文件的树状视图，方便开发者寻找需要的文件，文件夹以及函数，中间下方是编译输出，所有编译都将定向到这里输出。右侧是连接服务器以及后续仿真操作等。正中间是文本编辑部分，具有代码高亮、自动缩进等功能，还能实现改动标记，远程跳转等一系列操作，这些马上在主界面实现中将详细介绍。</w:t>
      </w:r>
    </w:p>
    <w:p w14:paraId="236AB23F" w14:textId="77777777" w:rsidR="00893462" w:rsidRDefault="006C25C0">
      <w:pPr>
        <w:jc w:val="left"/>
        <w:rPr>
          <w:szCs w:val="24"/>
        </w:rPr>
      </w:pPr>
      <w:r>
        <w:rPr>
          <w:szCs w:val="24"/>
        </w:rPr>
        <w:tab/>
      </w:r>
      <w:r>
        <w:rPr>
          <w:rFonts w:hint="eastAsia"/>
          <w:szCs w:val="24"/>
        </w:rPr>
        <w:t>IDE</w:t>
      </w:r>
      <w:r>
        <w:rPr>
          <w:rFonts w:hint="eastAsia"/>
          <w:szCs w:val="24"/>
        </w:rPr>
        <w:t>为用户提供了几种主题风格可以选择，</w:t>
      </w:r>
      <w:r>
        <w:rPr>
          <w:rFonts w:hint="eastAsia"/>
          <w:szCs w:val="24"/>
        </w:rPr>
        <w:t>darkstyle</w:t>
      </w:r>
      <w:r>
        <w:rPr>
          <w:rFonts w:hint="eastAsia"/>
          <w:szCs w:val="24"/>
        </w:rPr>
        <w:t>适合较黑的环境使用。</w:t>
      </w:r>
    </w:p>
    <w:p w14:paraId="4F44F09B" w14:textId="77777777" w:rsidR="00893462" w:rsidRDefault="006C25C0">
      <w:pPr>
        <w:jc w:val="center"/>
        <w:rPr>
          <w:szCs w:val="24"/>
        </w:rPr>
      </w:pPr>
      <w:r>
        <w:rPr>
          <w:rFonts w:hint="eastAsia"/>
          <w:noProof/>
          <w:szCs w:val="24"/>
        </w:rPr>
        <w:drawing>
          <wp:inline distT="0" distB="0" distL="0" distR="0" wp14:anchorId="7AF6A3F2" wp14:editId="62FC7F3C">
            <wp:extent cx="5274310" cy="3677285"/>
            <wp:effectExtent l="0" t="0" r="8890" b="5715"/>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noChangeArrowheads="1"/>
                    </pic:cNvPicPr>
                  </pic:nvPicPr>
                  <pic:blipFill>
                    <a:blip r:embed="rId15"/>
                    <a:srcRect/>
                    <a:stretch>
                      <a:fillRect/>
                    </a:stretch>
                  </pic:blipFill>
                  <pic:spPr>
                    <a:xfrm>
                      <a:off x="0" y="0"/>
                      <a:ext cx="5274310" cy="3677319"/>
                    </a:xfrm>
                    <a:prstGeom prst="rect">
                      <a:avLst/>
                    </a:prstGeom>
                    <a:noFill/>
                    <a:ln w="9525">
                      <a:noFill/>
                      <a:miter lim="800000"/>
                      <a:headEnd/>
                      <a:tailEnd/>
                    </a:ln>
                  </pic:spPr>
                </pic:pic>
              </a:graphicData>
            </a:graphic>
          </wp:inline>
        </w:drawing>
      </w:r>
    </w:p>
    <w:p w14:paraId="22CF3C5B" w14:textId="77777777" w:rsidR="00893462" w:rsidRDefault="006C25C0">
      <w:pPr>
        <w:pStyle w:val="a7"/>
      </w:pPr>
      <w:r>
        <w:rPr>
          <w:rFonts w:hint="eastAsia"/>
        </w:rPr>
        <w:t>Fusion</w:t>
      </w:r>
    </w:p>
    <w:p w14:paraId="034B44EE" w14:textId="77777777" w:rsidR="00893462" w:rsidRDefault="006C25C0">
      <w:pPr>
        <w:jc w:val="center"/>
        <w:rPr>
          <w:szCs w:val="24"/>
        </w:rPr>
      </w:pPr>
      <w:r>
        <w:rPr>
          <w:rFonts w:hint="eastAsia"/>
          <w:noProof/>
          <w:szCs w:val="24"/>
        </w:rPr>
        <w:drawing>
          <wp:inline distT="0" distB="0" distL="0" distR="0" wp14:anchorId="0BAA189C" wp14:editId="177EDD29">
            <wp:extent cx="5274310" cy="3708400"/>
            <wp:effectExtent l="0" t="0" r="8890" b="0"/>
            <wp:docPr id="4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pic:cNvPicPr>
                      <a:picLocks noChangeAspect="1" noChangeArrowheads="1"/>
                    </pic:cNvPicPr>
                  </pic:nvPicPr>
                  <pic:blipFill>
                    <a:blip r:embed="rId16"/>
                    <a:srcRect/>
                    <a:stretch>
                      <a:fillRect/>
                    </a:stretch>
                  </pic:blipFill>
                  <pic:spPr>
                    <a:xfrm>
                      <a:off x="0" y="0"/>
                      <a:ext cx="5274310" cy="3708499"/>
                    </a:xfrm>
                    <a:prstGeom prst="rect">
                      <a:avLst/>
                    </a:prstGeom>
                    <a:noFill/>
                    <a:ln w="9525">
                      <a:noFill/>
                      <a:miter lim="800000"/>
                      <a:headEnd/>
                      <a:tailEnd/>
                    </a:ln>
                  </pic:spPr>
                </pic:pic>
              </a:graphicData>
            </a:graphic>
          </wp:inline>
        </w:drawing>
      </w:r>
    </w:p>
    <w:p w14:paraId="79A01814" w14:textId="77777777" w:rsidR="00893462" w:rsidRDefault="006C25C0">
      <w:pPr>
        <w:pStyle w:val="a7"/>
      </w:pPr>
      <w:r>
        <w:rPr>
          <w:rFonts w:hint="eastAsia"/>
        </w:rPr>
        <w:lastRenderedPageBreak/>
        <w:t>Windows</w:t>
      </w:r>
    </w:p>
    <w:p w14:paraId="0DC8AB43" w14:textId="77777777" w:rsidR="00893462" w:rsidRDefault="006C25C0">
      <w:pPr>
        <w:rPr>
          <w:szCs w:val="24"/>
        </w:rPr>
      </w:pPr>
      <w:r>
        <w:rPr>
          <w:rFonts w:hint="eastAsia"/>
          <w:noProof/>
          <w:szCs w:val="24"/>
        </w:rPr>
        <w:drawing>
          <wp:inline distT="0" distB="0" distL="0" distR="0" wp14:anchorId="78F7221E" wp14:editId="3BE4C9E4">
            <wp:extent cx="5274310" cy="3687445"/>
            <wp:effectExtent l="0" t="0" r="8890" b="8255"/>
            <wp:docPr id="4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pic:cNvPicPr>
                      <a:picLocks noChangeAspect="1" noChangeArrowheads="1"/>
                    </pic:cNvPicPr>
                  </pic:nvPicPr>
                  <pic:blipFill>
                    <a:blip r:embed="rId17"/>
                    <a:srcRect/>
                    <a:stretch>
                      <a:fillRect/>
                    </a:stretch>
                  </pic:blipFill>
                  <pic:spPr>
                    <a:xfrm>
                      <a:off x="0" y="0"/>
                      <a:ext cx="5274310" cy="3688051"/>
                    </a:xfrm>
                    <a:prstGeom prst="rect">
                      <a:avLst/>
                    </a:prstGeom>
                    <a:noFill/>
                    <a:ln w="9525">
                      <a:noFill/>
                      <a:miter lim="800000"/>
                      <a:headEnd/>
                      <a:tailEnd/>
                    </a:ln>
                  </pic:spPr>
                </pic:pic>
              </a:graphicData>
            </a:graphic>
          </wp:inline>
        </w:drawing>
      </w:r>
    </w:p>
    <w:p w14:paraId="665ED46C" w14:textId="77777777" w:rsidR="00893462" w:rsidRDefault="006C25C0">
      <w:pPr>
        <w:jc w:val="center"/>
        <w:rPr>
          <w:szCs w:val="24"/>
        </w:rPr>
      </w:pPr>
      <w:r>
        <w:rPr>
          <w:rFonts w:hint="eastAsia"/>
          <w:szCs w:val="24"/>
        </w:rPr>
        <w:t>dark</w:t>
      </w:r>
    </w:p>
    <w:p w14:paraId="5F081E15" w14:textId="77777777" w:rsidR="00893462" w:rsidRDefault="006C25C0">
      <w:pPr>
        <w:pStyle w:val="1"/>
        <w:numPr>
          <w:ilvl w:val="0"/>
          <w:numId w:val="1"/>
        </w:numPr>
      </w:pPr>
      <w:bookmarkStart w:id="12" w:name="_Toc36392754"/>
      <w:r>
        <w:rPr>
          <w:rFonts w:hint="eastAsia"/>
        </w:rPr>
        <w:t>主界面实现：</w:t>
      </w:r>
      <w:bookmarkEnd w:id="12"/>
    </w:p>
    <w:p w14:paraId="5576E637" w14:textId="77777777" w:rsidR="00893462" w:rsidRDefault="006C25C0">
      <w:pPr>
        <w:ind w:firstLine="0"/>
        <w:jc w:val="left"/>
        <w:rPr>
          <w:szCs w:val="24"/>
        </w:rPr>
      </w:pPr>
      <w:r>
        <w:rPr>
          <w:szCs w:val="24"/>
        </w:rPr>
        <w:tab/>
      </w:r>
      <w:r>
        <w:rPr>
          <w:rFonts w:hint="eastAsia"/>
          <w:szCs w:val="24"/>
        </w:rPr>
        <w:t>如果要找一个工程最重要的部分，查找每个板块的使用次数是个好方法。</w:t>
      </w:r>
    </w:p>
    <w:p w14:paraId="4D6ABCF9" w14:textId="77777777" w:rsidR="00893462" w:rsidRDefault="006C25C0">
      <w:pPr>
        <w:ind w:firstLine="0"/>
        <w:jc w:val="left"/>
        <w:rPr>
          <w:szCs w:val="24"/>
        </w:rPr>
      </w:pPr>
      <w:r>
        <w:rPr>
          <w:szCs w:val="24"/>
        </w:rPr>
        <w:tab/>
      </w:r>
      <w:r>
        <w:rPr>
          <w:rFonts w:hint="eastAsia"/>
          <w:szCs w:val="24"/>
        </w:rPr>
        <w:t>对于</w:t>
      </w:r>
      <w:r>
        <w:rPr>
          <w:rFonts w:hint="eastAsia"/>
          <w:szCs w:val="24"/>
        </w:rPr>
        <w:t xml:space="preserve">EVE_IDE </w:t>
      </w:r>
      <w:r>
        <w:rPr>
          <w:rFonts w:hint="eastAsia"/>
          <w:szCs w:val="24"/>
        </w:rPr>
        <w:t>展示出来最重要的就是中间的文本编辑区，而内核将这一切捆绑到一起的呢，是其中的文件</w:t>
      </w:r>
      <w:r>
        <w:rPr>
          <w:rFonts w:hint="eastAsia"/>
          <w:szCs w:val="24"/>
        </w:rPr>
        <w:t>-</w:t>
      </w:r>
      <w:r>
        <w:rPr>
          <w:rFonts w:hint="eastAsia"/>
          <w:szCs w:val="24"/>
        </w:rPr>
        <w:t>函数管理机制。</w:t>
      </w:r>
    </w:p>
    <w:p w14:paraId="12E07301" w14:textId="77777777" w:rsidR="00893462" w:rsidRDefault="006C25C0">
      <w:pPr>
        <w:jc w:val="left"/>
        <w:rPr>
          <w:szCs w:val="24"/>
        </w:rPr>
      </w:pPr>
      <w:r>
        <w:rPr>
          <w:rFonts w:hint="eastAsia"/>
          <w:szCs w:val="24"/>
        </w:rPr>
        <w:tab/>
      </w:r>
      <w:r>
        <w:rPr>
          <w:rFonts w:hint="eastAsia"/>
          <w:szCs w:val="24"/>
        </w:rPr>
        <w:t>文件</w:t>
      </w:r>
      <w:r>
        <w:rPr>
          <w:rFonts w:hint="eastAsia"/>
          <w:szCs w:val="24"/>
        </w:rPr>
        <w:t>-</w:t>
      </w:r>
      <w:r>
        <w:rPr>
          <w:rFonts w:hint="eastAsia"/>
          <w:szCs w:val="24"/>
        </w:rPr>
        <w:t>函数管理系统是由哈希表形式实现的，依次是</w:t>
      </w:r>
      <w:r>
        <w:rPr>
          <w:rFonts w:hint="eastAsia"/>
          <w:szCs w:val="24"/>
        </w:rPr>
        <w:t xml:space="preserve"> </w:t>
      </w:r>
      <w:r>
        <w:rPr>
          <w:rFonts w:hint="eastAsia"/>
          <w:szCs w:val="24"/>
        </w:rPr>
        <w:t>工程文件夹</w:t>
      </w:r>
      <w:r>
        <w:rPr>
          <w:rFonts w:hint="eastAsia"/>
          <w:szCs w:val="24"/>
        </w:rPr>
        <w:t>-&gt;</w:t>
      </w:r>
      <w:r>
        <w:rPr>
          <w:rFonts w:hint="eastAsia"/>
          <w:szCs w:val="24"/>
        </w:rPr>
        <w:t>文件</w:t>
      </w:r>
      <w:r>
        <w:rPr>
          <w:rFonts w:hint="eastAsia"/>
          <w:szCs w:val="24"/>
        </w:rPr>
        <w:t>-&gt;</w:t>
      </w:r>
      <w:r>
        <w:rPr>
          <w:rFonts w:hint="eastAsia"/>
          <w:szCs w:val="24"/>
        </w:rPr>
        <w:t>函数名</w:t>
      </w:r>
      <w:r>
        <w:rPr>
          <w:rFonts w:hint="eastAsia"/>
          <w:szCs w:val="24"/>
        </w:rPr>
        <w:t>-&gt;</w:t>
      </w:r>
      <w:r>
        <w:rPr>
          <w:rFonts w:hint="eastAsia"/>
          <w:szCs w:val="24"/>
        </w:rPr>
        <w:t>函数名所在行数，每一次文件读写操作都会重置一次管理系统以实时展示目前工程情况，用户可以通过左侧树状结构直观的看到现在的树状结构</w:t>
      </w:r>
    </w:p>
    <w:p w14:paraId="47A898F9" w14:textId="77777777" w:rsidR="00893462" w:rsidRDefault="006C25C0">
      <w:pPr>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14:anchorId="5322065F" wp14:editId="5B5B3C7B">
            <wp:extent cx="2054860" cy="3594100"/>
            <wp:effectExtent l="0" t="0" r="2540" b="0"/>
            <wp:docPr id="24" name="图片 13" descr="C:\Users\User\AppData\Roaming\Tencent\Users\1016867898\QQ\WinTemp\RichOle\V@{YJUN2M64S7JXP$`Q_P3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descr="C:\Users\User\AppData\Roaming\Tencent\Users\1016867898\QQ\WinTemp\RichOle\V@{YJUN2M64S7JXP$`Q_P3T.png"/>
                    <pic:cNvPicPr>
                      <a:picLocks noChangeAspect="1" noChangeArrowheads="1"/>
                    </pic:cNvPicPr>
                  </pic:nvPicPr>
                  <pic:blipFill>
                    <a:blip r:embed="rId18"/>
                    <a:srcRect/>
                    <a:stretch>
                      <a:fillRect/>
                    </a:stretch>
                  </pic:blipFill>
                  <pic:spPr>
                    <a:xfrm>
                      <a:off x="0" y="0"/>
                      <a:ext cx="2057481" cy="3598605"/>
                    </a:xfrm>
                    <a:prstGeom prst="rect">
                      <a:avLst/>
                    </a:prstGeom>
                    <a:noFill/>
                    <a:ln w="9525">
                      <a:noFill/>
                      <a:miter lim="800000"/>
                      <a:headEnd/>
                      <a:tailEnd/>
                    </a:ln>
                  </pic:spPr>
                </pic:pic>
              </a:graphicData>
            </a:graphic>
          </wp:inline>
        </w:drawing>
      </w:r>
    </w:p>
    <w:p w14:paraId="2A01575C" w14:textId="77777777" w:rsidR="00893462" w:rsidRDefault="006C25C0">
      <w:pPr>
        <w:pStyle w:val="a7"/>
      </w:pPr>
      <w:r>
        <w:rPr>
          <w:rFonts w:hint="eastAsia"/>
        </w:rPr>
        <w:t>工程的树状结构</w:t>
      </w:r>
    </w:p>
    <w:p w14:paraId="1081222A" w14:textId="77777777" w:rsidR="00893462" w:rsidRDefault="006C25C0">
      <w:pPr>
        <w:ind w:firstLine="0"/>
        <w:jc w:val="left"/>
        <w:rPr>
          <w:szCs w:val="24"/>
        </w:rPr>
      </w:pPr>
      <w:r>
        <w:rPr>
          <w:szCs w:val="24"/>
        </w:rPr>
        <w:tab/>
      </w:r>
      <w:r>
        <w:rPr>
          <w:rFonts w:hint="eastAsia"/>
          <w:szCs w:val="24"/>
        </w:rPr>
        <w:t>当然，你看他不爽也可以直接点叉叉关掉，如果又想念它了就去上面</w:t>
      </w:r>
      <w:r>
        <w:rPr>
          <w:rFonts w:hint="eastAsia"/>
          <w:szCs w:val="24"/>
        </w:rPr>
        <w:t>view</w:t>
      </w:r>
      <w:r>
        <w:rPr>
          <w:rFonts w:hint="eastAsia"/>
          <w:szCs w:val="24"/>
        </w:rPr>
        <w:t>找到他，当然这个</w:t>
      </w:r>
      <w:r>
        <w:rPr>
          <w:rFonts w:hint="eastAsia"/>
          <w:szCs w:val="24"/>
        </w:rPr>
        <w:t>view</w:t>
      </w:r>
      <w:r>
        <w:rPr>
          <w:rFonts w:hint="eastAsia"/>
          <w:szCs w:val="24"/>
        </w:rPr>
        <w:t>还管理了其他几个组件的打开与关闭</w:t>
      </w:r>
    </w:p>
    <w:p w14:paraId="45087282" w14:textId="77777777" w:rsidR="00893462" w:rsidRDefault="006C25C0">
      <w:pPr>
        <w:jc w:val="center"/>
        <w:rPr>
          <w:szCs w:val="24"/>
        </w:rPr>
      </w:pPr>
      <w:r>
        <w:rPr>
          <w:rFonts w:hint="eastAsia"/>
          <w:noProof/>
          <w:szCs w:val="24"/>
        </w:rPr>
        <w:drawing>
          <wp:inline distT="0" distB="0" distL="0" distR="0" wp14:anchorId="562C2FF2" wp14:editId="78383B04">
            <wp:extent cx="2139950" cy="1188720"/>
            <wp:effectExtent l="0" t="0" r="6350" b="508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noChangeArrowheads="1"/>
                    </pic:cNvPicPr>
                  </pic:nvPicPr>
                  <pic:blipFill>
                    <a:blip r:embed="rId19"/>
                    <a:srcRect/>
                    <a:stretch>
                      <a:fillRect/>
                    </a:stretch>
                  </pic:blipFill>
                  <pic:spPr>
                    <a:xfrm>
                      <a:off x="0" y="0"/>
                      <a:ext cx="2161908" cy="1201060"/>
                    </a:xfrm>
                    <a:prstGeom prst="rect">
                      <a:avLst/>
                    </a:prstGeom>
                    <a:noFill/>
                    <a:ln w="9525">
                      <a:noFill/>
                      <a:miter lim="800000"/>
                      <a:headEnd/>
                      <a:tailEnd/>
                    </a:ln>
                  </pic:spPr>
                </pic:pic>
              </a:graphicData>
            </a:graphic>
          </wp:inline>
        </w:drawing>
      </w:r>
    </w:p>
    <w:p w14:paraId="701DC97A" w14:textId="77777777" w:rsidR="00893462" w:rsidRDefault="006C25C0">
      <w:pPr>
        <w:pStyle w:val="a7"/>
      </w:pPr>
      <w:r>
        <w:rPr>
          <w:rFonts w:hint="eastAsia"/>
          <w:szCs w:val="21"/>
        </w:rPr>
        <w:t>打开的位置</w:t>
      </w:r>
    </w:p>
    <w:p w14:paraId="41C74EDF" w14:textId="77777777" w:rsidR="00893462" w:rsidRDefault="006C25C0">
      <w:pPr>
        <w:ind w:firstLine="0"/>
        <w:jc w:val="left"/>
        <w:rPr>
          <w:szCs w:val="24"/>
        </w:rPr>
      </w:pPr>
      <w:r>
        <w:rPr>
          <w:szCs w:val="24"/>
        </w:rPr>
        <w:tab/>
      </w:r>
      <w:r>
        <w:rPr>
          <w:rFonts w:hint="eastAsia"/>
          <w:szCs w:val="24"/>
        </w:rPr>
        <w:t>这个树状图实现前后牵扯了十多个函数，横跨三个自定义类，撑起了整个</w:t>
      </w:r>
      <w:r>
        <w:rPr>
          <w:rFonts w:hint="eastAsia"/>
          <w:szCs w:val="24"/>
        </w:rPr>
        <w:t>ide</w:t>
      </w:r>
      <w:r>
        <w:rPr>
          <w:rFonts w:hint="eastAsia"/>
          <w:szCs w:val="24"/>
        </w:rPr>
        <w:t>的文件管理。右键树结构可以手动刷新树结构以及后台的文件管理。双击树中的目录可以折叠或者打开。如果双击的是文件名那么就会在主编辑区打开该文件，无法打开则报错。如果双击的是函数名称则会打开函数所在文件并将光标指向该行</w:t>
      </w:r>
    </w:p>
    <w:p w14:paraId="16299D1A" w14:textId="77777777" w:rsidR="00893462" w:rsidRDefault="00893462">
      <w:pPr>
        <w:rPr>
          <w:szCs w:val="24"/>
        </w:rPr>
      </w:pPr>
    </w:p>
    <w:p w14:paraId="557CAAFD" w14:textId="77777777" w:rsidR="00893462" w:rsidRDefault="006C25C0">
      <w:pPr>
        <w:jc w:val="center"/>
        <w:rPr>
          <w:szCs w:val="24"/>
        </w:rPr>
      </w:pPr>
      <w:r>
        <w:rPr>
          <w:noProof/>
          <w:szCs w:val="24"/>
        </w:rPr>
        <w:drawing>
          <wp:inline distT="0" distB="0" distL="0" distR="0" wp14:anchorId="203CFC12" wp14:editId="5E9EFC81">
            <wp:extent cx="2639695" cy="671195"/>
            <wp:effectExtent l="0" t="0" r="1905" b="1905"/>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noChangeArrowheads="1"/>
                    </pic:cNvPicPr>
                  </pic:nvPicPr>
                  <pic:blipFill>
                    <a:blip r:embed="rId20"/>
                    <a:srcRect/>
                    <a:stretch>
                      <a:fillRect/>
                    </a:stretch>
                  </pic:blipFill>
                  <pic:spPr>
                    <a:xfrm>
                      <a:off x="0" y="0"/>
                      <a:ext cx="2648314" cy="673585"/>
                    </a:xfrm>
                    <a:prstGeom prst="rect">
                      <a:avLst/>
                    </a:prstGeom>
                    <a:noFill/>
                    <a:ln w="9525">
                      <a:noFill/>
                      <a:miter lim="800000"/>
                      <a:headEnd/>
                      <a:tailEnd/>
                    </a:ln>
                  </pic:spPr>
                </pic:pic>
              </a:graphicData>
            </a:graphic>
          </wp:inline>
        </w:drawing>
      </w:r>
    </w:p>
    <w:p w14:paraId="2AB87CC2" w14:textId="77777777" w:rsidR="00893462" w:rsidRDefault="00893462">
      <w:pPr>
        <w:rPr>
          <w:szCs w:val="24"/>
        </w:rPr>
      </w:pPr>
    </w:p>
    <w:p w14:paraId="0296F7F2" w14:textId="77777777" w:rsidR="00893462" w:rsidRDefault="006C25C0">
      <w:pPr>
        <w:jc w:val="center"/>
        <w:rPr>
          <w:szCs w:val="24"/>
        </w:rPr>
      </w:pPr>
      <w:r>
        <w:rPr>
          <w:noProof/>
          <w:szCs w:val="24"/>
        </w:rPr>
        <w:drawing>
          <wp:inline distT="0" distB="0" distL="0" distR="0" wp14:anchorId="1449C306" wp14:editId="6CCB6EB4">
            <wp:extent cx="3223260" cy="371475"/>
            <wp:effectExtent l="0" t="0" r="2540" b="952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noChangeArrowheads="1"/>
                    </pic:cNvPicPr>
                  </pic:nvPicPr>
                  <pic:blipFill>
                    <a:blip r:embed="rId21"/>
                    <a:srcRect/>
                    <a:stretch>
                      <a:fillRect/>
                    </a:stretch>
                  </pic:blipFill>
                  <pic:spPr>
                    <a:xfrm>
                      <a:off x="0" y="0"/>
                      <a:ext cx="3334402" cy="384382"/>
                    </a:xfrm>
                    <a:prstGeom prst="rect">
                      <a:avLst/>
                    </a:prstGeom>
                    <a:noFill/>
                    <a:ln w="9525">
                      <a:noFill/>
                      <a:miter lim="800000"/>
                      <a:headEnd/>
                      <a:tailEnd/>
                    </a:ln>
                  </pic:spPr>
                </pic:pic>
              </a:graphicData>
            </a:graphic>
          </wp:inline>
        </w:drawing>
      </w:r>
    </w:p>
    <w:p w14:paraId="74B2ADBE" w14:textId="77777777" w:rsidR="00893462" w:rsidRDefault="006C25C0">
      <w:pPr>
        <w:pStyle w:val="a7"/>
      </w:pPr>
      <w:r>
        <w:rPr>
          <w:rFonts w:hint="eastAsia"/>
        </w:rPr>
        <w:t>直接打开对应函数</w:t>
      </w:r>
    </w:p>
    <w:p w14:paraId="05C04006" w14:textId="77777777" w:rsidR="00893462" w:rsidRDefault="006C25C0">
      <w:pPr>
        <w:jc w:val="center"/>
        <w:rPr>
          <w:szCs w:val="24"/>
        </w:rPr>
      </w:pPr>
      <w:r>
        <w:rPr>
          <w:rFonts w:hint="eastAsia"/>
          <w:noProof/>
          <w:szCs w:val="24"/>
        </w:rPr>
        <w:lastRenderedPageBreak/>
        <w:drawing>
          <wp:inline distT="0" distB="0" distL="0" distR="0" wp14:anchorId="5362F211" wp14:editId="15ED47A0">
            <wp:extent cx="4178300" cy="2365375"/>
            <wp:effectExtent l="0" t="0" r="0" b="9525"/>
            <wp:docPr id="4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pic:cNvPicPr>
                      <a:picLocks noChangeAspect="1" noChangeArrowheads="1"/>
                    </pic:cNvPicPr>
                  </pic:nvPicPr>
                  <pic:blipFill>
                    <a:blip r:embed="rId22"/>
                    <a:srcRect/>
                    <a:stretch>
                      <a:fillRect/>
                    </a:stretch>
                  </pic:blipFill>
                  <pic:spPr>
                    <a:xfrm>
                      <a:off x="0" y="0"/>
                      <a:ext cx="4180819" cy="2367167"/>
                    </a:xfrm>
                    <a:prstGeom prst="rect">
                      <a:avLst/>
                    </a:prstGeom>
                    <a:noFill/>
                    <a:ln w="9525">
                      <a:noFill/>
                      <a:miter lim="800000"/>
                      <a:headEnd/>
                      <a:tailEnd/>
                    </a:ln>
                  </pic:spPr>
                </pic:pic>
              </a:graphicData>
            </a:graphic>
          </wp:inline>
        </w:drawing>
      </w:r>
    </w:p>
    <w:p w14:paraId="3B64E33F" w14:textId="77777777" w:rsidR="00893462" w:rsidRDefault="006C25C0">
      <w:pPr>
        <w:ind w:firstLineChars="200" w:firstLine="480"/>
        <w:jc w:val="left"/>
        <w:rPr>
          <w:szCs w:val="24"/>
        </w:rPr>
      </w:pPr>
      <w:r>
        <w:rPr>
          <w:rFonts w:hint="eastAsia"/>
          <w:szCs w:val="24"/>
        </w:rPr>
        <w:t>寻找函数是写</w:t>
      </w:r>
      <w:r>
        <w:rPr>
          <w:rFonts w:hint="eastAsia"/>
          <w:szCs w:val="24"/>
        </w:rPr>
        <w:t>ide</w:t>
      </w:r>
      <w:r>
        <w:rPr>
          <w:rFonts w:hint="eastAsia"/>
          <w:szCs w:val="24"/>
        </w:rPr>
        <w:t>遇到的一个小的难点，我这里直接实现一个类似词法分析器的函数找到每个对应的函数以及行号，并存入哈希表中，索引为</w:t>
      </w:r>
      <w:r>
        <w:rPr>
          <w:rFonts w:hint="eastAsia"/>
          <w:szCs w:val="24"/>
        </w:rPr>
        <w:t xml:space="preserve"> function-&gt;line</w:t>
      </w:r>
    </w:p>
    <w:p w14:paraId="286EC327" w14:textId="77777777" w:rsidR="00893462" w:rsidRDefault="006C25C0">
      <w:pPr>
        <w:jc w:val="left"/>
        <w:rPr>
          <w:szCs w:val="24"/>
        </w:rPr>
      </w:pPr>
      <w:r>
        <w:rPr>
          <w:szCs w:val="24"/>
        </w:rPr>
        <w:tab/>
      </w:r>
      <w:r>
        <w:rPr>
          <w:rFonts w:hint="eastAsia"/>
          <w:szCs w:val="24"/>
        </w:rPr>
        <w:t>然后整个函数返回当前的文件名以及函数哈希表。</w:t>
      </w:r>
    </w:p>
    <w:p w14:paraId="3C416BC9" w14:textId="77777777" w:rsidR="00893462" w:rsidRDefault="006C25C0">
      <w:pPr>
        <w:ind w:firstLine="420"/>
        <w:jc w:val="left"/>
        <w:rPr>
          <w:szCs w:val="24"/>
        </w:rPr>
      </w:pPr>
      <w:r>
        <w:rPr>
          <w:rFonts w:hint="eastAsia"/>
          <w:szCs w:val="24"/>
        </w:rPr>
        <w:t>然后来说说主要的中心编辑区，这个由于人力能力限制做的很简陋，但是也基本是个编辑器了吧。</w:t>
      </w:r>
    </w:p>
    <w:p w14:paraId="34D0D5D6" w14:textId="77777777" w:rsidR="00893462" w:rsidRDefault="006C25C0">
      <w:pPr>
        <w:ind w:firstLine="420"/>
        <w:jc w:val="left"/>
        <w:rPr>
          <w:szCs w:val="24"/>
        </w:rPr>
      </w:pPr>
      <w:r>
        <w:rPr>
          <w:rFonts w:hint="eastAsia"/>
          <w:szCs w:val="24"/>
        </w:rPr>
        <w:t>首先是支持</w:t>
      </w:r>
      <w:r>
        <w:rPr>
          <w:rFonts w:hint="eastAsia"/>
          <w:szCs w:val="24"/>
        </w:rPr>
        <w:t>c</w:t>
      </w:r>
      <w:r>
        <w:rPr>
          <w:rFonts w:hint="eastAsia"/>
          <w:szCs w:val="24"/>
        </w:rPr>
        <w:t>语言的语法高亮以及自动缩进。</w:t>
      </w:r>
    </w:p>
    <w:p w14:paraId="4AA84816" w14:textId="77777777" w:rsidR="00893462" w:rsidRDefault="006C25C0">
      <w:pPr>
        <w:ind w:firstLine="420"/>
        <w:jc w:val="center"/>
        <w:rPr>
          <w:szCs w:val="24"/>
        </w:rPr>
      </w:pPr>
      <w:r>
        <w:rPr>
          <w:rFonts w:hint="eastAsia"/>
          <w:noProof/>
          <w:szCs w:val="24"/>
        </w:rPr>
        <w:drawing>
          <wp:inline distT="0" distB="0" distL="0" distR="0" wp14:anchorId="4AE1899C" wp14:editId="49690043">
            <wp:extent cx="3314700" cy="1644650"/>
            <wp:effectExtent l="0" t="0" r="0" b="6350"/>
            <wp:docPr id="4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4"/>
                    <pic:cNvPicPr>
                      <a:picLocks noChangeAspect="1" noChangeArrowheads="1"/>
                    </pic:cNvPicPr>
                  </pic:nvPicPr>
                  <pic:blipFill>
                    <a:blip r:embed="rId23" cstate="print"/>
                    <a:srcRect/>
                    <a:stretch>
                      <a:fillRect/>
                    </a:stretch>
                  </pic:blipFill>
                  <pic:spPr>
                    <a:xfrm>
                      <a:off x="0" y="0"/>
                      <a:ext cx="3315647" cy="1644932"/>
                    </a:xfrm>
                    <a:prstGeom prst="rect">
                      <a:avLst/>
                    </a:prstGeom>
                    <a:noFill/>
                    <a:ln w="9525">
                      <a:noFill/>
                      <a:miter lim="800000"/>
                      <a:headEnd/>
                      <a:tailEnd/>
                    </a:ln>
                  </pic:spPr>
                </pic:pic>
              </a:graphicData>
            </a:graphic>
          </wp:inline>
        </w:drawing>
      </w:r>
    </w:p>
    <w:p w14:paraId="34E24990" w14:textId="77777777" w:rsidR="00893462" w:rsidRDefault="006C25C0">
      <w:pPr>
        <w:pStyle w:val="a7"/>
      </w:pPr>
      <w:r>
        <w:rPr>
          <w:rFonts w:hint="eastAsia"/>
        </w:rPr>
        <w:t>c</w:t>
      </w:r>
      <w:r>
        <w:rPr>
          <w:rFonts w:hint="eastAsia"/>
        </w:rPr>
        <w:t>配色</w:t>
      </w:r>
    </w:p>
    <w:p w14:paraId="682CDD6C" w14:textId="77777777" w:rsidR="00893462" w:rsidRDefault="006C25C0">
      <w:pPr>
        <w:jc w:val="left"/>
        <w:rPr>
          <w:szCs w:val="24"/>
        </w:rPr>
      </w:pPr>
      <w:r>
        <w:rPr>
          <w:szCs w:val="24"/>
        </w:rPr>
        <w:tab/>
      </w:r>
      <w:r>
        <w:rPr>
          <w:rFonts w:hint="eastAsia"/>
          <w:szCs w:val="24"/>
        </w:rPr>
        <w:t>然后会在修改的行号旁边给个小标记如下图，这个标记会在保存后自动消失。</w:t>
      </w:r>
    </w:p>
    <w:p w14:paraId="1C375659" w14:textId="77777777" w:rsidR="00893462" w:rsidRDefault="006C25C0">
      <w:pPr>
        <w:jc w:val="center"/>
      </w:pPr>
      <w:r>
        <w:rPr>
          <w:rFonts w:hint="eastAsia"/>
          <w:noProof/>
          <w:szCs w:val="24"/>
        </w:rPr>
        <w:drawing>
          <wp:inline distT="0" distB="0" distL="0" distR="0" wp14:anchorId="5C3BD4F8" wp14:editId="7E6604A2">
            <wp:extent cx="1409700" cy="609600"/>
            <wp:effectExtent l="0" t="0" r="0" b="0"/>
            <wp:docPr id="4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7"/>
                    <pic:cNvPicPr>
                      <a:picLocks noChangeAspect="1" noChangeArrowheads="1"/>
                    </pic:cNvPicPr>
                  </pic:nvPicPr>
                  <pic:blipFill>
                    <a:blip r:embed="rId24"/>
                    <a:srcRect/>
                    <a:stretch>
                      <a:fillRect/>
                    </a:stretch>
                  </pic:blipFill>
                  <pic:spPr>
                    <a:xfrm>
                      <a:off x="0" y="0"/>
                      <a:ext cx="1409700" cy="609600"/>
                    </a:xfrm>
                    <a:prstGeom prst="rect">
                      <a:avLst/>
                    </a:prstGeom>
                    <a:noFill/>
                    <a:ln w="9525">
                      <a:noFill/>
                      <a:miter lim="800000"/>
                      <a:headEnd/>
                      <a:tailEnd/>
                    </a:ln>
                  </pic:spPr>
                </pic:pic>
              </a:graphicData>
            </a:graphic>
          </wp:inline>
        </w:drawing>
      </w:r>
    </w:p>
    <w:p w14:paraId="11F84D35" w14:textId="77777777" w:rsidR="00893462" w:rsidRDefault="006C25C0">
      <w:pPr>
        <w:pStyle w:val="a7"/>
      </w:pPr>
      <w:r>
        <w:rPr>
          <w:rFonts w:hint="eastAsia"/>
        </w:rPr>
        <w:t>改动标记</w:t>
      </w:r>
    </w:p>
    <w:p w14:paraId="7DB6988E" w14:textId="77777777" w:rsidR="00893462" w:rsidRDefault="006C25C0">
      <w:pPr>
        <w:jc w:val="left"/>
        <w:rPr>
          <w:szCs w:val="24"/>
        </w:rPr>
      </w:pPr>
      <w:r>
        <w:rPr>
          <w:szCs w:val="24"/>
        </w:rPr>
        <w:tab/>
      </w:r>
      <w:r>
        <w:rPr>
          <w:rFonts w:hint="eastAsia"/>
          <w:szCs w:val="24"/>
        </w:rPr>
        <w:t>当然，有的文件较大，</w:t>
      </w:r>
      <w:r>
        <w:rPr>
          <w:rFonts w:hint="eastAsia"/>
          <w:szCs w:val="24"/>
        </w:rPr>
        <w:t>EVE_IDE</w:t>
      </w:r>
      <w:r>
        <w:rPr>
          <w:rFonts w:hint="eastAsia"/>
          <w:szCs w:val="24"/>
        </w:rPr>
        <w:t>支持折叠函数和循环。同时还有跳转功能当鼠标对应的在</w:t>
      </w:r>
      <w:r>
        <w:rPr>
          <w:rFonts w:hint="eastAsia"/>
          <w:szCs w:val="24"/>
        </w:rPr>
        <w:t>#include xx</w:t>
      </w:r>
      <w:r>
        <w:rPr>
          <w:rFonts w:hint="eastAsia"/>
          <w:szCs w:val="24"/>
        </w:rPr>
        <w:t>或者是有个函数时，就类似</w:t>
      </w:r>
      <w:r>
        <w:rPr>
          <w:rFonts w:hint="eastAsia"/>
          <w:szCs w:val="24"/>
        </w:rPr>
        <w:t>ide</w:t>
      </w:r>
      <w:r>
        <w:rPr>
          <w:rFonts w:hint="eastAsia"/>
          <w:szCs w:val="24"/>
        </w:rPr>
        <w:t>的键跳转功能。</w:t>
      </w:r>
    </w:p>
    <w:p w14:paraId="61078987" w14:textId="77777777" w:rsidR="00893462" w:rsidRDefault="006C25C0">
      <w:pPr>
        <w:jc w:val="left"/>
        <w:rPr>
          <w:szCs w:val="24"/>
        </w:rPr>
      </w:pPr>
      <w:r>
        <w:rPr>
          <w:rFonts w:hint="eastAsia"/>
          <w:szCs w:val="24"/>
        </w:rPr>
        <w:tab/>
      </w:r>
      <w:r>
        <w:rPr>
          <w:szCs w:val="24"/>
        </w:rPr>
        <w:t>E</w:t>
      </w:r>
      <w:r>
        <w:rPr>
          <w:rFonts w:hint="eastAsia"/>
          <w:szCs w:val="24"/>
        </w:rPr>
        <w:t>veide</w:t>
      </w:r>
      <w:r>
        <w:rPr>
          <w:rFonts w:hint="eastAsia"/>
          <w:szCs w:val="24"/>
        </w:rPr>
        <w:t>提供了一个服务器端连接功能，最初设想是可以做到云端编译功能，但是目前很多情况需要脱离互联网使用，这样很鸡肋，故目前的作用就是有关</w:t>
      </w:r>
      <w:r>
        <w:rPr>
          <w:rFonts w:hint="eastAsia"/>
          <w:szCs w:val="24"/>
        </w:rPr>
        <w:t>Adan_rtos</w:t>
      </w:r>
      <w:r>
        <w:rPr>
          <w:rFonts w:hint="eastAsia"/>
          <w:szCs w:val="24"/>
        </w:rPr>
        <w:t>编译（见下文）</w:t>
      </w:r>
    </w:p>
    <w:p w14:paraId="7933E950" w14:textId="77777777" w:rsidR="00893462" w:rsidRDefault="006C25C0">
      <w:pPr>
        <w:pStyle w:val="1"/>
        <w:numPr>
          <w:ilvl w:val="0"/>
          <w:numId w:val="1"/>
        </w:numPr>
      </w:pPr>
      <w:bookmarkStart w:id="13" w:name="_Toc36392755"/>
      <w:r>
        <w:rPr>
          <w:rFonts w:hint="eastAsia"/>
        </w:rPr>
        <w:lastRenderedPageBreak/>
        <w:t>周边软件组件：</w:t>
      </w:r>
      <w:bookmarkEnd w:id="13"/>
    </w:p>
    <w:p w14:paraId="578AAA22" w14:textId="77777777" w:rsidR="00893462" w:rsidRDefault="006C25C0">
      <w:pPr>
        <w:pStyle w:val="2"/>
        <w:numPr>
          <w:ilvl w:val="0"/>
          <w:numId w:val="2"/>
        </w:numPr>
      </w:pPr>
      <w:bookmarkStart w:id="14" w:name="_Toc36392756"/>
      <w:r>
        <w:rPr>
          <w:rFonts w:hint="eastAsia"/>
        </w:rPr>
        <w:t>自动</w:t>
      </w:r>
      <w:r>
        <w:rPr>
          <w:rFonts w:hint="eastAsia"/>
        </w:rPr>
        <w:t>makefile</w:t>
      </w:r>
      <w:r>
        <w:rPr>
          <w:rFonts w:hint="eastAsia"/>
        </w:rPr>
        <w:t>生成工具：</w:t>
      </w:r>
      <w:bookmarkEnd w:id="14"/>
    </w:p>
    <w:p w14:paraId="7DADAECB" w14:textId="77777777" w:rsidR="00893462" w:rsidRDefault="006C25C0">
      <w:pPr>
        <w:jc w:val="left"/>
        <w:rPr>
          <w:szCs w:val="24"/>
        </w:rPr>
      </w:pPr>
      <w:r>
        <w:rPr>
          <w:rFonts w:hint="eastAsia"/>
          <w:szCs w:val="24"/>
        </w:rPr>
        <w:tab/>
      </w:r>
      <w:r>
        <w:rPr>
          <w:szCs w:val="24"/>
        </w:rPr>
        <w:t>M</w:t>
      </w:r>
      <w:r>
        <w:rPr>
          <w:rFonts w:hint="eastAsia"/>
          <w:szCs w:val="24"/>
        </w:rPr>
        <w:t>akefile</w:t>
      </w:r>
      <w:r>
        <w:rPr>
          <w:rFonts w:hint="eastAsia"/>
          <w:szCs w:val="24"/>
        </w:rPr>
        <w:t>自动生成工具目的是将</w:t>
      </w:r>
      <w:r>
        <w:rPr>
          <w:rFonts w:hint="eastAsia"/>
          <w:szCs w:val="24"/>
        </w:rPr>
        <w:t>c</w:t>
      </w:r>
      <w:r>
        <w:rPr>
          <w:rFonts w:hint="eastAsia"/>
          <w:szCs w:val="24"/>
        </w:rPr>
        <w:t>文件输出为</w:t>
      </w:r>
      <w:r>
        <w:rPr>
          <w:rFonts w:hint="eastAsia"/>
          <w:szCs w:val="24"/>
        </w:rPr>
        <w:t>hex</w:t>
      </w:r>
      <w:r>
        <w:rPr>
          <w:rFonts w:hint="eastAsia"/>
          <w:szCs w:val="24"/>
        </w:rPr>
        <w:t>文件（改变为</w:t>
      </w:r>
      <w:r>
        <w:rPr>
          <w:rFonts w:hint="eastAsia"/>
          <w:szCs w:val="24"/>
        </w:rPr>
        <w:t>coe</w:t>
      </w:r>
      <w:r>
        <w:rPr>
          <w:rFonts w:hint="eastAsia"/>
          <w:szCs w:val="24"/>
        </w:rPr>
        <w:t>，</w:t>
      </w:r>
      <w:r>
        <w:rPr>
          <w:rFonts w:hint="eastAsia"/>
          <w:szCs w:val="24"/>
        </w:rPr>
        <w:t>mif</w:t>
      </w:r>
      <w:r>
        <w:rPr>
          <w:rFonts w:hint="eastAsia"/>
          <w:szCs w:val="24"/>
        </w:rPr>
        <w:t>以及二进制不在本部分考虑之中）</w:t>
      </w:r>
    </w:p>
    <w:p w14:paraId="0B1796CA" w14:textId="77777777" w:rsidR="00893462" w:rsidRDefault="006C25C0">
      <w:pPr>
        <w:ind w:firstLineChars="200" w:firstLine="480"/>
        <w:jc w:val="left"/>
        <w:rPr>
          <w:szCs w:val="24"/>
        </w:rPr>
      </w:pPr>
      <w:r>
        <w:rPr>
          <w:rFonts w:hint="eastAsia"/>
          <w:szCs w:val="24"/>
        </w:rPr>
        <w:t>因为</w:t>
      </w:r>
      <w:r>
        <w:rPr>
          <w:rFonts w:hint="eastAsia"/>
          <w:szCs w:val="24"/>
        </w:rPr>
        <w:t>eveide</w:t>
      </w:r>
      <w:r>
        <w:rPr>
          <w:rFonts w:hint="eastAsia"/>
          <w:szCs w:val="24"/>
        </w:rPr>
        <w:t>对</w:t>
      </w:r>
      <w:r>
        <w:rPr>
          <w:rFonts w:hint="eastAsia"/>
          <w:szCs w:val="24"/>
        </w:rPr>
        <w:t>c</w:t>
      </w:r>
      <w:r>
        <w:rPr>
          <w:rFonts w:hint="eastAsia"/>
          <w:szCs w:val="24"/>
        </w:rPr>
        <w:t>语言处理是利用自己编译的开源</w:t>
      </w:r>
      <w:r>
        <w:rPr>
          <w:rFonts w:hint="eastAsia"/>
          <w:szCs w:val="24"/>
        </w:rPr>
        <w:t>gcc</w:t>
      </w:r>
      <w:r>
        <w:rPr>
          <w:rFonts w:hint="eastAsia"/>
          <w:szCs w:val="24"/>
        </w:rPr>
        <w:t>完成的，为方便开发，开发工具有一套自己的</w:t>
      </w:r>
      <w:r>
        <w:rPr>
          <w:rFonts w:hint="eastAsia"/>
          <w:szCs w:val="24"/>
        </w:rPr>
        <w:t>makefile</w:t>
      </w:r>
      <w:r>
        <w:rPr>
          <w:rFonts w:hint="eastAsia"/>
          <w:szCs w:val="24"/>
        </w:rPr>
        <w:t>生成逻辑供开发者使用</w:t>
      </w:r>
      <w:r>
        <w:rPr>
          <w:rFonts w:hint="eastAsia"/>
          <w:szCs w:val="24"/>
        </w:rPr>
        <w:t xml:space="preserve"> </w:t>
      </w:r>
      <w:r>
        <w:rPr>
          <w:rFonts w:hint="eastAsia"/>
          <w:szCs w:val="24"/>
        </w:rPr>
        <w:t>。</w:t>
      </w:r>
      <w:r>
        <w:rPr>
          <w:rFonts w:hint="eastAsia"/>
          <w:szCs w:val="24"/>
        </w:rPr>
        <w:t>eve_ide</w:t>
      </w:r>
      <w:r>
        <w:rPr>
          <w:rFonts w:hint="eastAsia"/>
          <w:szCs w:val="24"/>
        </w:rPr>
        <w:t>针对</w:t>
      </w:r>
      <w:r>
        <w:rPr>
          <w:rFonts w:hint="eastAsia"/>
          <w:szCs w:val="24"/>
        </w:rPr>
        <w:t xml:space="preserve">riscv32 </w:t>
      </w:r>
      <w:r>
        <w:rPr>
          <w:rFonts w:hint="eastAsia"/>
          <w:szCs w:val="24"/>
        </w:rPr>
        <w:t>架构单片机的</w:t>
      </w:r>
      <w:r>
        <w:rPr>
          <w:rFonts w:hint="eastAsia"/>
          <w:szCs w:val="24"/>
        </w:rPr>
        <w:t>c</w:t>
      </w:r>
      <w:r>
        <w:rPr>
          <w:rFonts w:hint="eastAsia"/>
          <w:szCs w:val="24"/>
        </w:rPr>
        <w:t>文件和头文件处理思路是：</w:t>
      </w:r>
    </w:p>
    <w:p w14:paraId="23006C5F" w14:textId="77777777" w:rsidR="00893462" w:rsidRDefault="006C25C0">
      <w:pPr>
        <w:ind w:firstLineChars="150" w:firstLine="360"/>
        <w:jc w:val="left"/>
        <w:rPr>
          <w:szCs w:val="24"/>
        </w:rPr>
      </w:pPr>
      <w:r>
        <w:rPr>
          <w:rFonts w:hint="eastAsia"/>
          <w:szCs w:val="24"/>
        </w:rPr>
        <w:t>首先拿到工程目录下文件的哈希表然后再遍历该目录并与原哈希表对比（这一步防止其它对文件的改动）。然后根据文件类型在非全部是头文件的目录下生成一个</w:t>
      </w:r>
      <w:r>
        <w:rPr>
          <w:rFonts w:hint="eastAsia"/>
          <w:szCs w:val="24"/>
        </w:rPr>
        <w:t>sub.mk</w:t>
      </w:r>
      <w:r>
        <w:rPr>
          <w:rFonts w:hint="eastAsia"/>
          <w:szCs w:val="24"/>
        </w:rPr>
        <w:t>作为该目录的</w:t>
      </w:r>
      <w:r>
        <w:rPr>
          <w:rFonts w:hint="eastAsia"/>
          <w:szCs w:val="24"/>
        </w:rPr>
        <w:t>makefile</w:t>
      </w:r>
      <w:r>
        <w:rPr>
          <w:rFonts w:hint="eastAsia"/>
          <w:szCs w:val="24"/>
        </w:rPr>
        <w:t>文件并写入相应编译规则，并找到依赖的头文件输入到</w:t>
      </w:r>
      <w:r>
        <w:rPr>
          <w:rFonts w:hint="eastAsia"/>
          <w:szCs w:val="24"/>
        </w:rPr>
        <w:t>.d</w:t>
      </w:r>
      <w:r>
        <w:rPr>
          <w:rFonts w:hint="eastAsia"/>
          <w:szCs w:val="24"/>
        </w:rPr>
        <w:t>文件作为依赖项，这里放出一个</w:t>
      </w:r>
      <w:r>
        <w:rPr>
          <w:rFonts w:hint="eastAsia"/>
          <w:szCs w:val="24"/>
        </w:rPr>
        <w:t>sub.mk</w:t>
      </w:r>
      <w:r>
        <w:rPr>
          <w:rFonts w:hint="eastAsia"/>
          <w:szCs w:val="24"/>
        </w:rPr>
        <w:t>的截图。</w:t>
      </w:r>
    </w:p>
    <w:p w14:paraId="624A39B3" w14:textId="77777777" w:rsidR="00893462" w:rsidRDefault="006C25C0">
      <w:pPr>
        <w:jc w:val="center"/>
        <w:rPr>
          <w:szCs w:val="24"/>
        </w:rPr>
      </w:pPr>
      <w:r>
        <w:rPr>
          <w:noProof/>
          <w:szCs w:val="24"/>
        </w:rPr>
        <w:drawing>
          <wp:inline distT="0" distB="0" distL="0" distR="0" wp14:anchorId="2ACCB330" wp14:editId="0A03077E">
            <wp:extent cx="3811270" cy="1866900"/>
            <wp:effectExtent l="0" t="0" r="1143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25" cstate="print"/>
                    <a:srcRect/>
                    <a:stretch>
                      <a:fillRect/>
                    </a:stretch>
                  </pic:blipFill>
                  <pic:spPr>
                    <a:xfrm>
                      <a:off x="0" y="0"/>
                      <a:ext cx="3813998" cy="1868236"/>
                    </a:xfrm>
                    <a:prstGeom prst="rect">
                      <a:avLst/>
                    </a:prstGeom>
                    <a:noFill/>
                    <a:ln w="9525">
                      <a:noFill/>
                      <a:miter lim="800000"/>
                      <a:headEnd/>
                      <a:tailEnd/>
                    </a:ln>
                  </pic:spPr>
                </pic:pic>
              </a:graphicData>
            </a:graphic>
          </wp:inline>
        </w:drawing>
      </w:r>
    </w:p>
    <w:p w14:paraId="549462EA" w14:textId="77777777" w:rsidR="00893462" w:rsidRDefault="006C25C0">
      <w:pPr>
        <w:pStyle w:val="a7"/>
      </w:pPr>
      <w:r>
        <w:rPr>
          <w:rFonts w:hint="eastAsia"/>
        </w:rPr>
        <w:t>sub.mk</w:t>
      </w:r>
    </w:p>
    <w:p w14:paraId="5BA39182" w14:textId="77777777" w:rsidR="00893462" w:rsidRDefault="006C25C0">
      <w:pPr>
        <w:jc w:val="left"/>
      </w:pPr>
      <w:r>
        <w:tab/>
      </w:r>
      <w:r>
        <w:rPr>
          <w:rFonts w:hint="eastAsia"/>
        </w:rPr>
        <w:t>最后在</w:t>
      </w:r>
      <w:r>
        <w:rPr>
          <w:rFonts w:hint="eastAsia"/>
        </w:rPr>
        <w:t>realease</w:t>
      </w:r>
      <w:r>
        <w:rPr>
          <w:rFonts w:hint="eastAsia"/>
        </w:rPr>
        <w:t>目录下生成总的</w:t>
      </w:r>
      <w:r>
        <w:rPr>
          <w:rFonts w:hint="eastAsia"/>
        </w:rPr>
        <w:t>makefile</w:t>
      </w:r>
      <w:r>
        <w:rPr>
          <w:rFonts w:hint="eastAsia"/>
        </w:rPr>
        <w:t>文件，当然</w:t>
      </w:r>
      <w:r>
        <w:rPr>
          <w:rFonts w:hint="eastAsia"/>
        </w:rPr>
        <w:t>include</w:t>
      </w:r>
      <w:r>
        <w:rPr>
          <w:rFonts w:hint="eastAsia"/>
        </w:rPr>
        <w:t>进所有</w:t>
      </w:r>
      <w:r>
        <w:rPr>
          <w:rFonts w:hint="eastAsia"/>
        </w:rPr>
        <w:t>sub.mk</w:t>
      </w:r>
      <w:r>
        <w:rPr>
          <w:rFonts w:hint="eastAsia"/>
        </w:rPr>
        <w:t>。</w:t>
      </w:r>
    </w:p>
    <w:p w14:paraId="2D1214A6" w14:textId="77777777" w:rsidR="00893462" w:rsidRDefault="006C25C0">
      <w:pPr>
        <w:rPr>
          <w:szCs w:val="24"/>
        </w:rPr>
      </w:pPr>
      <w:r>
        <w:rPr>
          <w:rFonts w:ascii="宋体" w:eastAsia="宋体" w:hAnsi="宋体" w:cs="宋体"/>
          <w:noProof/>
          <w:kern w:val="0"/>
          <w:szCs w:val="24"/>
        </w:rPr>
        <w:drawing>
          <wp:inline distT="0" distB="0" distL="0" distR="0" wp14:anchorId="31431217" wp14:editId="7519C15D">
            <wp:extent cx="5274310" cy="2802255"/>
            <wp:effectExtent l="0" t="0" r="8890" b="4445"/>
            <wp:docPr id="6" name="图片 4" descr="C:\Users\User\AppData\Roaming\Tencent\Users\1016867898\QQ\WinTemp\RichOle\6L8$5P81~3S}N)H%QNREP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C:\Users\User\AppData\Roaming\Tencent\Users\1016867898\QQ\WinTemp\RichOle\6L8$5P81~3S}N)H%QNREPZE.png"/>
                    <pic:cNvPicPr>
                      <a:picLocks noChangeAspect="1" noChangeArrowheads="1"/>
                    </pic:cNvPicPr>
                  </pic:nvPicPr>
                  <pic:blipFill>
                    <a:blip r:embed="rId26" cstate="print"/>
                    <a:srcRect/>
                    <a:stretch>
                      <a:fillRect/>
                    </a:stretch>
                  </pic:blipFill>
                  <pic:spPr>
                    <a:xfrm>
                      <a:off x="0" y="0"/>
                      <a:ext cx="5274310" cy="2802343"/>
                    </a:xfrm>
                    <a:prstGeom prst="rect">
                      <a:avLst/>
                    </a:prstGeom>
                    <a:noFill/>
                    <a:ln w="9525">
                      <a:noFill/>
                      <a:miter lim="800000"/>
                      <a:headEnd/>
                      <a:tailEnd/>
                    </a:ln>
                  </pic:spPr>
                </pic:pic>
              </a:graphicData>
            </a:graphic>
          </wp:inline>
        </w:drawing>
      </w:r>
    </w:p>
    <w:p w14:paraId="29AEF7C7" w14:textId="77777777" w:rsidR="00893462" w:rsidRDefault="006C25C0">
      <w:pPr>
        <w:pStyle w:val="a7"/>
      </w:pPr>
      <w:r>
        <w:rPr>
          <w:rFonts w:hint="eastAsia"/>
        </w:rPr>
        <w:t>主</w:t>
      </w:r>
      <w:r>
        <w:rPr>
          <w:rFonts w:hint="eastAsia"/>
        </w:rPr>
        <w:t>makefile</w:t>
      </w:r>
      <w:r>
        <w:rPr>
          <w:rFonts w:hint="eastAsia"/>
        </w:rPr>
        <w:t>文件</w:t>
      </w:r>
    </w:p>
    <w:p w14:paraId="38644E1B" w14:textId="77777777" w:rsidR="00893462" w:rsidRDefault="006C25C0">
      <w:pPr>
        <w:ind w:firstLine="0"/>
        <w:jc w:val="left"/>
        <w:rPr>
          <w:szCs w:val="24"/>
        </w:rPr>
      </w:pPr>
      <w:r>
        <w:rPr>
          <w:szCs w:val="24"/>
        </w:rPr>
        <w:lastRenderedPageBreak/>
        <w:tab/>
      </w:r>
      <w:r>
        <w:rPr>
          <w:rFonts w:hint="eastAsia"/>
          <w:szCs w:val="24"/>
        </w:rPr>
        <w:t>为了方便查看结果</w:t>
      </w:r>
      <w:r>
        <w:rPr>
          <w:rFonts w:hint="eastAsia"/>
          <w:szCs w:val="24"/>
        </w:rPr>
        <w:t>makefile</w:t>
      </w:r>
      <w:r>
        <w:rPr>
          <w:rFonts w:hint="eastAsia"/>
          <w:szCs w:val="24"/>
        </w:rPr>
        <w:t>中还将生成的</w:t>
      </w:r>
      <w:r>
        <w:rPr>
          <w:rFonts w:hint="eastAsia"/>
          <w:szCs w:val="24"/>
        </w:rPr>
        <w:t>hex</w:t>
      </w:r>
      <w:r>
        <w:rPr>
          <w:rFonts w:hint="eastAsia"/>
          <w:szCs w:val="24"/>
        </w:rPr>
        <w:t>文件变成</w:t>
      </w:r>
      <w:r>
        <w:rPr>
          <w:rFonts w:hint="eastAsia"/>
          <w:szCs w:val="24"/>
        </w:rPr>
        <w:t>list</w:t>
      </w:r>
      <w:r>
        <w:rPr>
          <w:rFonts w:hint="eastAsia"/>
          <w:szCs w:val="24"/>
        </w:rPr>
        <w:t>和</w:t>
      </w:r>
      <w:r>
        <w:rPr>
          <w:rFonts w:hint="eastAsia"/>
          <w:szCs w:val="24"/>
        </w:rPr>
        <w:t>size</w:t>
      </w:r>
      <w:r>
        <w:rPr>
          <w:rFonts w:hint="eastAsia"/>
          <w:szCs w:val="24"/>
        </w:rPr>
        <w:t>让用户看到编译后结果（如下图红圈圈出部分），将终端输出重定向到</w:t>
      </w:r>
      <w:r>
        <w:rPr>
          <w:rFonts w:hint="eastAsia"/>
          <w:szCs w:val="24"/>
        </w:rPr>
        <w:t>ide</w:t>
      </w:r>
      <w:r>
        <w:rPr>
          <w:rFonts w:hint="eastAsia"/>
          <w:szCs w:val="24"/>
        </w:rPr>
        <w:t>的</w:t>
      </w:r>
      <w:r>
        <w:rPr>
          <w:rFonts w:hint="eastAsia"/>
          <w:szCs w:val="24"/>
        </w:rPr>
        <w:t>build output</w:t>
      </w:r>
      <w:r>
        <w:rPr>
          <w:rFonts w:hint="eastAsia"/>
          <w:szCs w:val="24"/>
        </w:rPr>
        <w:t>组件就可以直观看到结果。之后利用</w:t>
      </w:r>
      <w:r>
        <w:rPr>
          <w:rFonts w:hint="eastAsia"/>
          <w:szCs w:val="24"/>
        </w:rPr>
        <w:t>gd32vf103 dfutool</w:t>
      </w:r>
      <w:r>
        <w:rPr>
          <w:rFonts w:hint="eastAsia"/>
          <w:szCs w:val="24"/>
        </w:rPr>
        <w:t>就可以烧录。</w:t>
      </w:r>
    </w:p>
    <w:p w14:paraId="7B154037" w14:textId="77777777" w:rsidR="00893462" w:rsidRDefault="006C25C0">
      <w:pPr>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781BF1C9" wp14:editId="6317A687">
            <wp:extent cx="4667885" cy="3275965"/>
            <wp:effectExtent l="0" t="0" r="5715" b="635"/>
            <wp:docPr id="9" name="图片 9" descr="C:\Users\User\AppData\Roaming\Tencent\Users\1016867898\QQ\WinTemp\RichOle\J_~)D{CZD]9~@5{P3BTBZ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User\AppData\Roaming\Tencent\Users\1016867898\QQ\WinTemp\RichOle\J_~)D{CZD]9~@5{P3BTBZZA.png"/>
                    <pic:cNvPicPr>
                      <a:picLocks noChangeAspect="1" noChangeArrowheads="1"/>
                    </pic:cNvPicPr>
                  </pic:nvPicPr>
                  <pic:blipFill>
                    <a:blip r:embed="rId27"/>
                    <a:srcRect/>
                    <a:stretch>
                      <a:fillRect/>
                    </a:stretch>
                  </pic:blipFill>
                  <pic:spPr>
                    <a:xfrm>
                      <a:off x="0" y="0"/>
                      <a:ext cx="4668915" cy="3276771"/>
                    </a:xfrm>
                    <a:prstGeom prst="rect">
                      <a:avLst/>
                    </a:prstGeom>
                    <a:noFill/>
                    <a:ln w="9525">
                      <a:noFill/>
                      <a:miter lim="800000"/>
                      <a:headEnd/>
                      <a:tailEnd/>
                    </a:ln>
                  </pic:spPr>
                </pic:pic>
              </a:graphicData>
            </a:graphic>
          </wp:inline>
        </w:drawing>
      </w:r>
    </w:p>
    <w:p w14:paraId="794D7916" w14:textId="77777777" w:rsidR="00893462" w:rsidRDefault="006C25C0">
      <w:pPr>
        <w:pStyle w:val="a7"/>
      </w:pPr>
      <w:r>
        <w:rPr>
          <w:rFonts w:hint="eastAsia"/>
        </w:rPr>
        <w:t>生成文件详情</w:t>
      </w:r>
    </w:p>
    <w:p w14:paraId="2C2B2B9E" w14:textId="77777777" w:rsidR="00893462" w:rsidRDefault="006C25C0">
      <w:pPr>
        <w:jc w:val="center"/>
        <w:rPr>
          <w:szCs w:val="24"/>
        </w:rPr>
      </w:pPr>
      <w:r>
        <w:rPr>
          <w:noProof/>
          <w:szCs w:val="24"/>
        </w:rPr>
        <w:drawing>
          <wp:inline distT="0" distB="0" distL="0" distR="0" wp14:anchorId="1D5C6249" wp14:editId="7C334ACE">
            <wp:extent cx="3616325" cy="4067175"/>
            <wp:effectExtent l="0" t="0" r="317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28"/>
                    <a:srcRect/>
                    <a:stretch>
                      <a:fillRect/>
                    </a:stretch>
                  </pic:blipFill>
                  <pic:spPr>
                    <a:xfrm>
                      <a:off x="0" y="0"/>
                      <a:ext cx="3615869" cy="4066842"/>
                    </a:xfrm>
                    <a:prstGeom prst="rect">
                      <a:avLst/>
                    </a:prstGeom>
                    <a:noFill/>
                    <a:ln w="9525">
                      <a:noFill/>
                      <a:miter lim="800000"/>
                      <a:headEnd/>
                      <a:tailEnd/>
                    </a:ln>
                  </pic:spPr>
                </pic:pic>
              </a:graphicData>
            </a:graphic>
          </wp:inline>
        </w:drawing>
      </w:r>
    </w:p>
    <w:p w14:paraId="0F351229" w14:textId="77777777" w:rsidR="00893462" w:rsidRDefault="006C25C0">
      <w:pPr>
        <w:pStyle w:val="a7"/>
      </w:pPr>
      <w:r>
        <w:t>D</w:t>
      </w:r>
      <w:r>
        <w:rPr>
          <w:rFonts w:hint="eastAsia"/>
        </w:rPr>
        <w:t>fu tool</w:t>
      </w:r>
    </w:p>
    <w:p w14:paraId="0206667F" w14:textId="77777777" w:rsidR="00893462" w:rsidRDefault="006C25C0">
      <w:pPr>
        <w:ind w:firstLine="420"/>
        <w:jc w:val="left"/>
        <w:rPr>
          <w:szCs w:val="24"/>
        </w:rPr>
      </w:pPr>
      <w:r>
        <w:rPr>
          <w:rFonts w:hint="eastAsia"/>
          <w:szCs w:val="24"/>
        </w:rPr>
        <w:lastRenderedPageBreak/>
        <w:t>生成之后刷新工作区旁边文件树，</w:t>
      </w:r>
      <w:r>
        <w:rPr>
          <w:rFonts w:hint="eastAsia"/>
          <w:szCs w:val="24"/>
        </w:rPr>
        <w:t>makefile</w:t>
      </w:r>
      <w:r>
        <w:rPr>
          <w:rFonts w:hint="eastAsia"/>
          <w:szCs w:val="24"/>
        </w:rPr>
        <w:t>逻辑就走完了，如果用户选择的生成</w:t>
      </w:r>
      <w:r>
        <w:rPr>
          <w:rFonts w:hint="eastAsia"/>
          <w:szCs w:val="24"/>
        </w:rPr>
        <w:t>coe</w:t>
      </w:r>
      <w:r>
        <w:rPr>
          <w:rFonts w:hint="eastAsia"/>
          <w:szCs w:val="24"/>
        </w:rPr>
        <w:t>或者</w:t>
      </w:r>
      <w:r>
        <w:rPr>
          <w:rFonts w:hint="eastAsia"/>
          <w:szCs w:val="24"/>
        </w:rPr>
        <w:t>mif</w:t>
      </w:r>
      <w:r>
        <w:rPr>
          <w:rFonts w:hint="eastAsia"/>
          <w:szCs w:val="24"/>
        </w:rPr>
        <w:t>，普通二进制，下载到板子里又会进入主界面逻辑中对应板块（上文有详细讲）。</w:t>
      </w:r>
    </w:p>
    <w:p w14:paraId="4A96C112" w14:textId="77777777" w:rsidR="00893462" w:rsidRDefault="006C25C0">
      <w:pPr>
        <w:jc w:val="left"/>
        <w:rPr>
          <w:szCs w:val="24"/>
        </w:rPr>
      </w:pPr>
      <w:r>
        <w:rPr>
          <w:rFonts w:hint="eastAsia"/>
          <w:szCs w:val="24"/>
        </w:rPr>
        <w:tab/>
      </w:r>
      <w:r>
        <w:rPr>
          <w:rFonts w:hint="eastAsia"/>
          <w:szCs w:val="24"/>
        </w:rPr>
        <w:t>自动</w:t>
      </w:r>
      <w:r>
        <w:rPr>
          <w:rFonts w:hint="eastAsia"/>
          <w:szCs w:val="24"/>
        </w:rPr>
        <w:t>makefile</w:t>
      </w:r>
      <w:r>
        <w:rPr>
          <w:rFonts w:hint="eastAsia"/>
          <w:szCs w:val="24"/>
        </w:rPr>
        <w:t>生成能让用户从繁琐的</w:t>
      </w:r>
      <w:r>
        <w:rPr>
          <w:rFonts w:hint="eastAsia"/>
          <w:szCs w:val="24"/>
        </w:rPr>
        <w:t>makefile</w:t>
      </w:r>
      <w:r>
        <w:rPr>
          <w:rFonts w:hint="eastAsia"/>
          <w:szCs w:val="24"/>
        </w:rPr>
        <w:t>依赖关系中脱离出来专心于驱动编写以及处理器验证</w:t>
      </w:r>
    </w:p>
    <w:p w14:paraId="1479AC75" w14:textId="77777777" w:rsidR="00893462" w:rsidRDefault="006C25C0">
      <w:pPr>
        <w:pStyle w:val="2"/>
        <w:numPr>
          <w:ilvl w:val="0"/>
          <w:numId w:val="2"/>
        </w:numPr>
      </w:pPr>
      <w:bookmarkStart w:id="15" w:name="_Toc36392757"/>
      <w:r>
        <w:rPr>
          <w:rFonts w:hint="eastAsia"/>
        </w:rPr>
        <w:t>Adan_rtos</w:t>
      </w:r>
      <w:r>
        <w:rPr>
          <w:rFonts w:hint="eastAsia"/>
        </w:rPr>
        <w:t>嵌入式实时操作系统</w:t>
      </w:r>
      <w:bookmarkEnd w:id="15"/>
    </w:p>
    <w:p w14:paraId="1AD9B19D" w14:textId="77777777" w:rsidR="00893462" w:rsidRDefault="006C25C0">
      <w:pPr>
        <w:jc w:val="left"/>
        <w:rPr>
          <w:szCs w:val="24"/>
        </w:rPr>
      </w:pPr>
      <w:r>
        <w:rPr>
          <w:szCs w:val="24"/>
        </w:rPr>
        <w:tab/>
        <w:t>A</w:t>
      </w:r>
      <w:r>
        <w:rPr>
          <w:rFonts w:hint="eastAsia"/>
          <w:szCs w:val="24"/>
        </w:rPr>
        <w:t>danrtos</w:t>
      </w:r>
      <w:r>
        <w:rPr>
          <w:rFonts w:hint="eastAsia"/>
          <w:szCs w:val="24"/>
        </w:rPr>
        <w:t>是本团队独立开发的用于</w:t>
      </w:r>
      <w:r>
        <w:rPr>
          <w:rFonts w:hint="eastAsia"/>
          <w:szCs w:val="24"/>
        </w:rPr>
        <w:t>prv464</w:t>
      </w:r>
      <w:r>
        <w:rPr>
          <w:rFonts w:hint="eastAsia"/>
          <w:szCs w:val="24"/>
        </w:rPr>
        <w:t>处理器核心的一款嵌入式实时操作系统，但是由于处理器核心仍在验证阶段，所有全是基于仿真，这里就简略介绍一下。</w:t>
      </w:r>
    </w:p>
    <w:p w14:paraId="2C7F94DA" w14:textId="77777777" w:rsidR="00893462" w:rsidRDefault="006C25C0">
      <w:pPr>
        <w:jc w:val="left"/>
        <w:rPr>
          <w:szCs w:val="24"/>
        </w:rPr>
      </w:pPr>
      <w:r>
        <w:rPr>
          <w:rFonts w:hint="eastAsia"/>
          <w:szCs w:val="24"/>
        </w:rPr>
        <w:tab/>
      </w:r>
      <w:r>
        <w:rPr>
          <w:rFonts w:hint="eastAsia"/>
          <w:szCs w:val="24"/>
        </w:rPr>
        <w:t>设计目标是和</w:t>
      </w:r>
      <w:r>
        <w:rPr>
          <w:rFonts w:hint="eastAsia"/>
          <w:szCs w:val="24"/>
        </w:rPr>
        <w:t>eveide</w:t>
      </w:r>
      <w:r>
        <w:rPr>
          <w:rFonts w:hint="eastAsia"/>
          <w:szCs w:val="24"/>
        </w:rPr>
        <w:t>的云端服务器交互，用户可以写好自己需要的处理函数组件然后利用</w:t>
      </w:r>
      <w:r>
        <w:rPr>
          <w:rFonts w:hint="eastAsia"/>
          <w:szCs w:val="24"/>
        </w:rPr>
        <w:t>eveide</w:t>
      </w:r>
      <w:r>
        <w:rPr>
          <w:rFonts w:hint="eastAsia"/>
          <w:szCs w:val="24"/>
        </w:rPr>
        <w:t>云端功能将其嵌入系统中回传，这里主要讲一下自主研发实时性较高的调度算法，基于多级反馈算法的实时调度算法</w:t>
      </w:r>
      <w:r>
        <w:rPr>
          <w:rFonts w:hint="eastAsia"/>
          <w:szCs w:val="24"/>
        </w:rPr>
        <w:t xml:space="preserve"> </w:t>
      </w:r>
      <w:r>
        <w:rPr>
          <w:szCs w:val="24"/>
        </w:rPr>
        <w:t>–</w:t>
      </w:r>
      <w:r>
        <w:rPr>
          <w:rFonts w:hint="eastAsia"/>
          <w:szCs w:val="24"/>
        </w:rPr>
        <w:t>双抢占式多级反馈算法。</w:t>
      </w:r>
    </w:p>
    <w:p w14:paraId="357E273E" w14:textId="77777777" w:rsidR="00893462" w:rsidRDefault="006C25C0">
      <w:pPr>
        <w:jc w:val="left"/>
        <w:rPr>
          <w:szCs w:val="24"/>
        </w:rPr>
      </w:pPr>
      <w:r>
        <w:rPr>
          <w:rFonts w:hint="eastAsia"/>
          <w:szCs w:val="24"/>
        </w:rPr>
        <w:tab/>
      </w:r>
      <w:r>
        <w:rPr>
          <w:rFonts w:hint="eastAsia"/>
          <w:szCs w:val="24"/>
        </w:rPr>
        <w:t>本调度综合</w:t>
      </w:r>
      <w:r>
        <w:rPr>
          <w:rFonts w:hint="eastAsia"/>
          <w:szCs w:val="24"/>
        </w:rPr>
        <w:t>FCFS</w:t>
      </w:r>
      <w:r>
        <w:rPr>
          <w:rFonts w:hint="eastAsia"/>
          <w:szCs w:val="24"/>
        </w:rPr>
        <w:t>（先到先服务）、</w:t>
      </w:r>
      <w:r>
        <w:rPr>
          <w:rFonts w:hint="eastAsia"/>
          <w:szCs w:val="24"/>
        </w:rPr>
        <w:t>RR</w:t>
      </w:r>
      <w:r>
        <w:rPr>
          <w:rFonts w:hint="eastAsia"/>
          <w:szCs w:val="24"/>
        </w:rPr>
        <w:t>（轮转法）、</w:t>
      </w:r>
      <w:r>
        <w:rPr>
          <w:rFonts w:hint="eastAsia"/>
          <w:szCs w:val="24"/>
        </w:rPr>
        <w:t>HPF</w:t>
      </w:r>
      <w:r>
        <w:rPr>
          <w:rFonts w:hint="eastAsia"/>
          <w:szCs w:val="24"/>
        </w:rPr>
        <w:t>（高权高优先）以及实时调度的抢占式算法实现。</w:t>
      </w:r>
    </w:p>
    <w:p w14:paraId="43B44A44" w14:textId="77777777" w:rsidR="00893462" w:rsidRDefault="006C25C0">
      <w:pPr>
        <w:jc w:val="left"/>
        <w:rPr>
          <w:szCs w:val="24"/>
        </w:rPr>
      </w:pPr>
      <w:r>
        <w:rPr>
          <w:rFonts w:hint="eastAsia"/>
          <w:szCs w:val="24"/>
        </w:rPr>
        <w:tab/>
      </w:r>
      <w:r>
        <w:rPr>
          <w:rFonts w:hint="eastAsia"/>
          <w:szCs w:val="24"/>
        </w:rPr>
        <w:t>首先按照优先级设置</w:t>
      </w:r>
      <w:r>
        <w:rPr>
          <w:rFonts w:hint="eastAsia"/>
          <w:szCs w:val="24"/>
        </w:rPr>
        <w:t>n</w:t>
      </w:r>
      <w:r>
        <w:rPr>
          <w:rFonts w:hint="eastAsia"/>
          <w:szCs w:val="24"/>
        </w:rPr>
        <w:t>个就绪队列，并赋予不同优先级，同时指定第一个队列为最高抢占式优先级，这个优先级中只要存在就绪且发出实时信号（自定义用来判断进程类型的信号）便待下当前时间片转完直接跳入执行，同时次任务不受时间片轮转影响，即运行结束为止。但是希望用户慎重使用，因为可能导致其他进程无法完整执行，推荐在高实时性环境使用。</w:t>
      </w:r>
    </w:p>
    <w:p w14:paraId="7691FD40" w14:textId="77777777" w:rsidR="00893462" w:rsidRDefault="006C25C0">
      <w:pPr>
        <w:jc w:val="left"/>
        <w:rPr>
          <w:szCs w:val="24"/>
        </w:rPr>
      </w:pPr>
      <w:r>
        <w:rPr>
          <w:rFonts w:hint="eastAsia"/>
          <w:szCs w:val="24"/>
        </w:rPr>
        <w:tab/>
      </w:r>
      <w:r>
        <w:rPr>
          <w:rFonts w:hint="eastAsia"/>
          <w:szCs w:val="24"/>
        </w:rPr>
        <w:t>对于其他就绪队列采用时间片递增的方式：例如第三个队列时间片比第二个队列时间片多一倍，</w:t>
      </w:r>
      <w:r>
        <w:rPr>
          <w:rFonts w:hint="eastAsia"/>
          <w:szCs w:val="24"/>
        </w:rPr>
        <w:t>i+1</w:t>
      </w:r>
      <w:r>
        <w:rPr>
          <w:rFonts w:hint="eastAsia"/>
          <w:szCs w:val="24"/>
        </w:rPr>
        <w:t>队列时间片比</w:t>
      </w:r>
      <w:r>
        <w:rPr>
          <w:rFonts w:hint="eastAsia"/>
          <w:szCs w:val="24"/>
        </w:rPr>
        <w:t>i</w:t>
      </w:r>
      <w:r>
        <w:rPr>
          <w:rFonts w:hint="eastAsia"/>
          <w:szCs w:val="24"/>
        </w:rPr>
        <w:t>队列时间片长一倍。</w:t>
      </w:r>
    </w:p>
    <w:p w14:paraId="59AD6554" w14:textId="77777777" w:rsidR="00893462" w:rsidRDefault="006C25C0">
      <w:pPr>
        <w:jc w:val="left"/>
        <w:rPr>
          <w:szCs w:val="24"/>
        </w:rPr>
      </w:pPr>
      <w:r>
        <w:rPr>
          <w:rFonts w:hint="eastAsia"/>
          <w:szCs w:val="24"/>
        </w:rPr>
        <w:tab/>
      </w:r>
      <w:r>
        <w:rPr>
          <w:rFonts w:hint="eastAsia"/>
          <w:szCs w:val="24"/>
        </w:rPr>
        <w:t>当一个新进程进入内存后，判断是否为抢占类型进程，是则丢入抢占队列，否则放入第二队列的末尾，按照</w:t>
      </w:r>
      <w:r>
        <w:rPr>
          <w:rFonts w:hint="eastAsia"/>
          <w:szCs w:val="24"/>
        </w:rPr>
        <w:t>FCFS</w:t>
      </w:r>
      <w:r>
        <w:rPr>
          <w:rFonts w:hint="eastAsia"/>
          <w:szCs w:val="24"/>
        </w:rPr>
        <w:t>原则派对等待调度。当轮到该进程时，如果能在该时间片完成则撤离系统，在时间片结束尚未完成或者被阻塞，调度程序则将该进程转入第三队列末尾，如果第二队列中运行仍然未完成，则继续丢到第四队列。</w:t>
      </w:r>
    </w:p>
    <w:p w14:paraId="6C1522B3" w14:textId="77777777" w:rsidR="00893462" w:rsidRDefault="006C25C0">
      <w:pPr>
        <w:jc w:val="left"/>
        <w:rPr>
          <w:szCs w:val="24"/>
        </w:rPr>
      </w:pPr>
      <w:r>
        <w:rPr>
          <w:szCs w:val="24"/>
        </w:rPr>
        <w:tab/>
      </w:r>
      <w:r>
        <w:rPr>
          <w:rFonts w:hint="eastAsia"/>
          <w:szCs w:val="24"/>
        </w:rPr>
        <w:t>同时调度初期有个定义：仅当长进程从第二个队列降到更下面的队列时候，该队列使用</w:t>
      </w:r>
      <w:r>
        <w:rPr>
          <w:rFonts w:hint="eastAsia"/>
          <w:szCs w:val="24"/>
        </w:rPr>
        <w:t>RR</w:t>
      </w:r>
      <w:r>
        <w:rPr>
          <w:rFonts w:hint="eastAsia"/>
          <w:szCs w:val="24"/>
        </w:rPr>
        <w:t>调度来运转，其他时候队列内部仍然使用</w:t>
      </w:r>
      <w:r>
        <w:rPr>
          <w:rFonts w:hint="eastAsia"/>
          <w:szCs w:val="24"/>
        </w:rPr>
        <w:t>FCFS</w:t>
      </w:r>
      <w:r>
        <w:rPr>
          <w:rFonts w:hint="eastAsia"/>
          <w:szCs w:val="24"/>
        </w:rPr>
        <w:t>调度。这样尽量保证了进程的高完成度防止时钟周期过多浪费在调度中。</w:t>
      </w:r>
    </w:p>
    <w:p w14:paraId="01E12F68" w14:textId="77777777" w:rsidR="00893462" w:rsidRDefault="006C25C0">
      <w:pPr>
        <w:ind w:firstLine="0"/>
        <w:jc w:val="left"/>
        <w:rPr>
          <w:szCs w:val="24"/>
        </w:rPr>
      </w:pPr>
      <w:r>
        <w:rPr>
          <w:szCs w:val="24"/>
        </w:rPr>
        <w:tab/>
      </w:r>
      <w:r>
        <w:rPr>
          <w:rFonts w:hint="eastAsia"/>
          <w:szCs w:val="24"/>
        </w:rPr>
        <w:t>如果处理机正在第</w:t>
      </w:r>
      <w:r>
        <w:rPr>
          <w:rFonts w:hint="eastAsia"/>
          <w:szCs w:val="24"/>
        </w:rPr>
        <w:t>n</w:t>
      </w:r>
      <w:r>
        <w:rPr>
          <w:rFonts w:hint="eastAsia"/>
          <w:szCs w:val="24"/>
        </w:rPr>
        <w:t>个队列中，而此时又有新进程进入优先权更高的队列（如</w:t>
      </w:r>
      <w:r>
        <w:rPr>
          <w:rFonts w:hint="eastAsia"/>
          <w:szCs w:val="24"/>
        </w:rPr>
        <w:t>n-2</w:t>
      </w:r>
      <w:r>
        <w:rPr>
          <w:rFonts w:hint="eastAsia"/>
          <w:szCs w:val="24"/>
        </w:rPr>
        <w:t>），那么新进程将会抢占现在进程的处理机，将现有程序放到第</w:t>
      </w:r>
      <w:r>
        <w:rPr>
          <w:rFonts w:hint="eastAsia"/>
          <w:szCs w:val="24"/>
        </w:rPr>
        <w:t>n</w:t>
      </w:r>
      <w:r>
        <w:rPr>
          <w:rFonts w:hint="eastAsia"/>
          <w:szCs w:val="24"/>
        </w:rPr>
        <w:t>队列末尾。</w:t>
      </w:r>
    </w:p>
    <w:p w14:paraId="36E45E5B" w14:textId="77777777" w:rsidR="00893462" w:rsidRDefault="006C25C0">
      <w:pPr>
        <w:jc w:val="left"/>
        <w:rPr>
          <w:szCs w:val="24"/>
        </w:rPr>
      </w:pPr>
      <w:r>
        <w:rPr>
          <w:rFonts w:hint="eastAsia"/>
          <w:szCs w:val="24"/>
        </w:rPr>
        <w:tab/>
      </w:r>
      <w:r>
        <w:rPr>
          <w:rFonts w:hint="eastAsia"/>
          <w:szCs w:val="24"/>
        </w:rPr>
        <w:t>这个算法对长进程和高实时性进程有好处：例如一个进程需要</w:t>
      </w:r>
      <w:r>
        <w:rPr>
          <w:rFonts w:hint="eastAsia"/>
          <w:szCs w:val="24"/>
        </w:rPr>
        <w:t>100</w:t>
      </w:r>
      <w:r>
        <w:rPr>
          <w:rFonts w:hint="eastAsia"/>
          <w:szCs w:val="24"/>
        </w:rPr>
        <w:t>个时间片，如果采用</w:t>
      </w:r>
      <w:r>
        <w:rPr>
          <w:rFonts w:hint="eastAsia"/>
          <w:szCs w:val="24"/>
        </w:rPr>
        <w:t>RR</w:t>
      </w:r>
      <w:r>
        <w:rPr>
          <w:rFonts w:hint="eastAsia"/>
          <w:szCs w:val="24"/>
        </w:rPr>
        <w:t>算法，则需要被切换</w:t>
      </w:r>
      <w:r>
        <w:rPr>
          <w:rFonts w:hint="eastAsia"/>
          <w:szCs w:val="24"/>
        </w:rPr>
        <w:t>100</w:t>
      </w:r>
      <w:r>
        <w:rPr>
          <w:rFonts w:hint="eastAsia"/>
          <w:szCs w:val="24"/>
        </w:rPr>
        <w:t>次，大量始终周期浪费在切换中，而如果用我们的算法</w:t>
      </w:r>
      <w:r>
        <w:rPr>
          <w:rFonts w:hint="eastAsia"/>
          <w:szCs w:val="24"/>
        </w:rPr>
        <w:t xml:space="preserve"> </w:t>
      </w:r>
      <w:r>
        <w:rPr>
          <w:rFonts w:hint="eastAsia"/>
          <w:szCs w:val="24"/>
        </w:rPr>
        <w:t>第一次一个，第二次</w:t>
      </w:r>
      <w:r>
        <w:rPr>
          <w:rFonts w:hint="eastAsia"/>
          <w:szCs w:val="24"/>
        </w:rPr>
        <w:t>2</w:t>
      </w:r>
      <w:r>
        <w:rPr>
          <w:rFonts w:hint="eastAsia"/>
          <w:szCs w:val="24"/>
        </w:rPr>
        <w:t>，第三次</w:t>
      </w:r>
      <w:r>
        <w:rPr>
          <w:rFonts w:hint="eastAsia"/>
          <w:szCs w:val="24"/>
        </w:rPr>
        <w:t>4</w:t>
      </w:r>
      <w:r>
        <w:rPr>
          <w:rFonts w:hint="eastAsia"/>
          <w:szCs w:val="24"/>
        </w:rPr>
        <w:t>，第四次</w:t>
      </w:r>
      <w:r>
        <w:rPr>
          <w:rFonts w:hint="eastAsia"/>
          <w:szCs w:val="24"/>
        </w:rPr>
        <w:t>8</w:t>
      </w:r>
      <w:r>
        <w:rPr>
          <w:rFonts w:hint="eastAsia"/>
          <w:szCs w:val="24"/>
        </w:rPr>
        <w:t>，。。。。这样切换</w:t>
      </w:r>
      <w:r>
        <w:rPr>
          <w:rFonts w:hint="eastAsia"/>
          <w:szCs w:val="24"/>
        </w:rPr>
        <w:t>7</w:t>
      </w:r>
      <w:r>
        <w:rPr>
          <w:rFonts w:hint="eastAsia"/>
          <w:szCs w:val="24"/>
        </w:rPr>
        <w:t>次就可以完成，大大提高</w:t>
      </w:r>
      <w:r>
        <w:rPr>
          <w:rFonts w:hint="eastAsia"/>
          <w:szCs w:val="24"/>
        </w:rPr>
        <w:t>cpu</w:t>
      </w:r>
      <w:r>
        <w:rPr>
          <w:rFonts w:hint="eastAsia"/>
          <w:szCs w:val="24"/>
        </w:rPr>
        <w:t>使用频率，同时随着运行优先级不断降低，运行频度放慢，给其他进程让出</w:t>
      </w:r>
      <w:r>
        <w:rPr>
          <w:rFonts w:hint="eastAsia"/>
          <w:szCs w:val="24"/>
        </w:rPr>
        <w:t>cpu</w:t>
      </w:r>
      <w:r>
        <w:rPr>
          <w:rFonts w:hint="eastAsia"/>
          <w:szCs w:val="24"/>
        </w:rPr>
        <w:t>。而如果是个需要实时性的进程，为保证实时性他的优先级式用户优先级中最高，这样就有充足时间留给该进程，这在嵌入式领域将会有很大的空间。</w:t>
      </w:r>
    </w:p>
    <w:p w14:paraId="72049E07" w14:textId="77777777" w:rsidR="00893462" w:rsidRDefault="006C25C0">
      <w:pPr>
        <w:ind w:firstLine="420"/>
        <w:jc w:val="left"/>
        <w:rPr>
          <w:szCs w:val="24"/>
        </w:rPr>
      </w:pPr>
      <w:r>
        <w:rPr>
          <w:rFonts w:hint="eastAsia"/>
          <w:szCs w:val="24"/>
        </w:rPr>
        <w:t>由于没有硬件来展示我们的调度算法实现，就给出设计时的实现图。</w:t>
      </w:r>
    </w:p>
    <w:p w14:paraId="362F62A3" w14:textId="77777777" w:rsidR="00893462" w:rsidRDefault="006C25C0">
      <w:pPr>
        <w:ind w:firstLine="420"/>
        <w:jc w:val="center"/>
        <w:rPr>
          <w:szCs w:val="24"/>
        </w:rPr>
      </w:pPr>
      <w:r>
        <w:rPr>
          <w:noProof/>
        </w:rPr>
        <w:lastRenderedPageBreak/>
        <w:drawing>
          <wp:inline distT="0" distB="0" distL="0" distR="0" wp14:anchorId="56C9BB31" wp14:editId="141F3878">
            <wp:extent cx="4114800" cy="307975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9"/>
                    <a:stretch>
                      <a:fillRect/>
                    </a:stretch>
                  </pic:blipFill>
                  <pic:spPr>
                    <a:xfrm>
                      <a:off x="0" y="0"/>
                      <a:ext cx="4115011" cy="3079908"/>
                    </a:xfrm>
                    <a:prstGeom prst="rect">
                      <a:avLst/>
                    </a:prstGeom>
                  </pic:spPr>
                </pic:pic>
              </a:graphicData>
            </a:graphic>
          </wp:inline>
        </w:drawing>
      </w:r>
    </w:p>
    <w:p w14:paraId="52E7D6DD" w14:textId="77777777" w:rsidR="00893462" w:rsidRDefault="00893462">
      <w:pPr>
        <w:ind w:firstLine="420"/>
        <w:rPr>
          <w:szCs w:val="24"/>
        </w:rPr>
      </w:pPr>
    </w:p>
    <w:p w14:paraId="232AB959" w14:textId="77777777" w:rsidR="00893462" w:rsidRDefault="006C25C0">
      <w:pPr>
        <w:pStyle w:val="2"/>
        <w:numPr>
          <w:ilvl w:val="0"/>
          <w:numId w:val="2"/>
        </w:numPr>
      </w:pPr>
      <w:bookmarkStart w:id="16" w:name="_Toc36392758"/>
      <w:r>
        <w:rPr>
          <w:rFonts w:hint="eastAsia"/>
        </w:rPr>
        <w:t>基于</w:t>
      </w:r>
      <w:r>
        <w:rPr>
          <w:rFonts w:hint="eastAsia"/>
        </w:rPr>
        <w:t>basic</w:t>
      </w:r>
      <w:r>
        <w:rPr>
          <w:rFonts w:hint="eastAsia"/>
        </w:rPr>
        <w:t>语法的高移植性科学计算语言</w:t>
      </w:r>
      <w:bookmarkEnd w:id="16"/>
    </w:p>
    <w:p w14:paraId="391555BD" w14:textId="77777777" w:rsidR="00893462" w:rsidRDefault="006C25C0">
      <w:pPr>
        <w:jc w:val="left"/>
        <w:rPr>
          <w:szCs w:val="24"/>
        </w:rPr>
      </w:pPr>
      <w:r>
        <w:rPr>
          <w:rFonts w:hint="eastAsia"/>
          <w:szCs w:val="24"/>
        </w:rPr>
        <w:tab/>
      </w:r>
      <w:r>
        <w:rPr>
          <w:rFonts w:hint="eastAsia"/>
          <w:szCs w:val="24"/>
        </w:rPr>
        <w:t>这是一个极高移植性的语言解释器，理论上任何支持</w:t>
      </w:r>
      <w:r>
        <w:rPr>
          <w:rFonts w:hint="eastAsia"/>
          <w:szCs w:val="24"/>
        </w:rPr>
        <w:t>c</w:t>
      </w:r>
      <w:r>
        <w:rPr>
          <w:rFonts w:hint="eastAsia"/>
          <w:szCs w:val="24"/>
        </w:rPr>
        <w:t>编译器且具有</w:t>
      </w:r>
      <w:r>
        <w:rPr>
          <w:rFonts w:hint="eastAsia"/>
          <w:szCs w:val="24"/>
        </w:rPr>
        <w:t>1k</w:t>
      </w:r>
      <w:r>
        <w:rPr>
          <w:rFonts w:hint="eastAsia"/>
          <w:szCs w:val="24"/>
        </w:rPr>
        <w:t>字节内存的均可快速移植，非常方便调用以及开发。代码量仅千行，但已经支持</w:t>
      </w:r>
      <w:r>
        <w:rPr>
          <w:rFonts w:hint="eastAsia"/>
          <w:szCs w:val="24"/>
        </w:rPr>
        <w:t>basic</w:t>
      </w:r>
      <w:r>
        <w:rPr>
          <w:rFonts w:hint="eastAsia"/>
          <w:szCs w:val="24"/>
        </w:rPr>
        <w:t>中</w:t>
      </w:r>
      <w:r>
        <w:rPr>
          <w:rFonts w:hint="eastAsia"/>
          <w:szCs w:val="24"/>
        </w:rPr>
        <w:t xml:space="preserve">let,print,if,then,else,for,to,next,goto,gosub,return,call,end </w:t>
      </w:r>
      <w:r>
        <w:rPr>
          <w:rFonts w:hint="eastAsia"/>
          <w:szCs w:val="24"/>
        </w:rPr>
        <w:t>，</w:t>
      </w:r>
      <w:r>
        <w:rPr>
          <w:rFonts w:hint="eastAsia"/>
          <w:szCs w:val="24"/>
        </w:rPr>
        <w:t>peek ,poke</w:t>
      </w:r>
      <w:r>
        <w:rPr>
          <w:rFonts w:hint="eastAsia"/>
          <w:szCs w:val="24"/>
        </w:rPr>
        <w:t>等语句。可以直接接触底层硬件接口，加之语法简便，可以大大方便开发人员使用，并已支持四则整型运算。</w:t>
      </w:r>
    </w:p>
    <w:p w14:paraId="0286F54D" w14:textId="77777777" w:rsidR="00893462" w:rsidRDefault="006C25C0">
      <w:pPr>
        <w:ind w:firstLineChars="200" w:firstLine="480"/>
        <w:jc w:val="left"/>
        <w:rPr>
          <w:szCs w:val="24"/>
        </w:rPr>
      </w:pPr>
      <w:r>
        <w:rPr>
          <w:rFonts w:hint="eastAsia"/>
          <w:szCs w:val="24"/>
        </w:rPr>
        <w:t>使用时只用传入程序的字符串数组到</w:t>
      </w:r>
      <w:r>
        <w:rPr>
          <w:rFonts w:hint="eastAsia"/>
          <w:szCs w:val="24"/>
        </w:rPr>
        <w:t>interpreter_init</w:t>
      </w:r>
      <w:r>
        <w:rPr>
          <w:rFonts w:hint="eastAsia"/>
          <w:szCs w:val="24"/>
        </w:rPr>
        <w:t>，然后</w:t>
      </w:r>
      <w:r>
        <w:rPr>
          <w:rFonts w:hint="eastAsia"/>
          <w:szCs w:val="24"/>
        </w:rPr>
        <w:t>do_interpretation</w:t>
      </w:r>
      <w:r>
        <w:rPr>
          <w:rFonts w:hint="eastAsia"/>
          <w:szCs w:val="24"/>
        </w:rPr>
        <w:t>即可，</w:t>
      </w:r>
      <w:r>
        <w:rPr>
          <w:rFonts w:hint="eastAsia"/>
          <w:szCs w:val="24"/>
        </w:rPr>
        <w:t>interpreter_finished</w:t>
      </w:r>
      <w:r>
        <w:rPr>
          <w:rFonts w:hint="eastAsia"/>
          <w:szCs w:val="24"/>
        </w:rPr>
        <w:t>作为解释结束标志。</w:t>
      </w:r>
    </w:p>
    <w:p w14:paraId="0E7D42F3" w14:textId="77777777" w:rsidR="00893462" w:rsidRDefault="006C25C0">
      <w:pPr>
        <w:ind w:firstLine="0"/>
        <w:jc w:val="left"/>
        <w:rPr>
          <w:szCs w:val="24"/>
        </w:rPr>
      </w:pPr>
      <w:r>
        <w:rPr>
          <w:szCs w:val="24"/>
        </w:rPr>
        <w:tab/>
      </w:r>
      <w:r>
        <w:rPr>
          <w:rFonts w:hint="eastAsia"/>
          <w:szCs w:val="24"/>
        </w:rPr>
        <w:t>现已开源到</w:t>
      </w:r>
      <w:r>
        <w:rPr>
          <w:rFonts w:hint="eastAsia"/>
          <w:szCs w:val="24"/>
        </w:rPr>
        <w:t xml:space="preserve">github  </w:t>
      </w:r>
      <w:r>
        <w:rPr>
          <w:rFonts w:hint="eastAsia"/>
          <w:szCs w:val="24"/>
        </w:rPr>
        <w:t>：</w:t>
      </w:r>
      <w:hyperlink r:id="rId30" w:history="1">
        <w:r>
          <w:rPr>
            <w:rStyle w:val="a6"/>
            <w:szCs w:val="24"/>
          </w:rPr>
          <w:t>https://github.com/Adancurusul/some_tiny_interpreters</w:t>
        </w:r>
      </w:hyperlink>
    </w:p>
    <w:p w14:paraId="767E0BB0" w14:textId="77777777" w:rsidR="00893462" w:rsidRDefault="006C25C0">
      <w:pPr>
        <w:jc w:val="left"/>
        <w:rPr>
          <w:szCs w:val="24"/>
        </w:rPr>
      </w:pPr>
      <w:r>
        <w:rPr>
          <w:rFonts w:hint="eastAsia"/>
          <w:szCs w:val="24"/>
        </w:rPr>
        <w:tab/>
      </w:r>
      <w:r>
        <w:rPr>
          <w:rFonts w:hint="eastAsia"/>
          <w:szCs w:val="24"/>
        </w:rPr>
        <w:t>原先使用</w:t>
      </w:r>
      <w:r>
        <w:rPr>
          <w:rFonts w:hint="eastAsia"/>
          <w:szCs w:val="24"/>
        </w:rPr>
        <w:t>rust+c</w:t>
      </w:r>
      <w:r>
        <w:rPr>
          <w:rFonts w:hint="eastAsia"/>
          <w:szCs w:val="24"/>
        </w:rPr>
        <w:t>语言开发，但后考虑到移植的复杂度决定放弃</w:t>
      </w:r>
      <w:r>
        <w:rPr>
          <w:rFonts w:hint="eastAsia"/>
          <w:szCs w:val="24"/>
        </w:rPr>
        <w:t>rust</w:t>
      </w:r>
      <w:r>
        <w:rPr>
          <w:rFonts w:hint="eastAsia"/>
          <w:szCs w:val="24"/>
        </w:rPr>
        <w:t>改用纯</w:t>
      </w:r>
      <w:r>
        <w:rPr>
          <w:rFonts w:hint="eastAsia"/>
          <w:szCs w:val="24"/>
        </w:rPr>
        <w:t>c</w:t>
      </w:r>
      <w:r>
        <w:rPr>
          <w:rFonts w:hint="eastAsia"/>
          <w:szCs w:val="24"/>
        </w:rPr>
        <w:t>语言开发，在其中实现了</w:t>
      </w:r>
      <w:r>
        <w:rPr>
          <w:rFonts w:hint="eastAsia"/>
          <w:szCs w:val="24"/>
        </w:rPr>
        <w:t>basic</w:t>
      </w:r>
      <w:r>
        <w:rPr>
          <w:rFonts w:hint="eastAsia"/>
          <w:szCs w:val="24"/>
        </w:rPr>
        <w:t>的词法分析器以及基于前缀树的变量管理系统，在</w:t>
      </w:r>
      <w:r>
        <w:rPr>
          <w:rFonts w:hint="eastAsia"/>
          <w:szCs w:val="24"/>
        </w:rPr>
        <w:t>x86</w:t>
      </w:r>
      <w:r>
        <w:rPr>
          <w:rFonts w:hint="eastAsia"/>
          <w:szCs w:val="24"/>
        </w:rPr>
        <w:t>平台（</w:t>
      </w:r>
      <w:r>
        <w:rPr>
          <w:rFonts w:hint="eastAsia"/>
          <w:szCs w:val="24"/>
        </w:rPr>
        <w:t>windows</w:t>
      </w:r>
      <w:r>
        <w:rPr>
          <w:rFonts w:hint="eastAsia"/>
          <w:szCs w:val="24"/>
        </w:rPr>
        <w:t>，</w:t>
      </w:r>
      <w:r>
        <w:rPr>
          <w:rFonts w:hint="eastAsia"/>
          <w:szCs w:val="24"/>
        </w:rPr>
        <w:t>linux</w:t>
      </w:r>
      <w:r>
        <w:rPr>
          <w:rFonts w:hint="eastAsia"/>
          <w:szCs w:val="24"/>
        </w:rPr>
        <w:t>，</w:t>
      </w:r>
      <w:r>
        <w:rPr>
          <w:rFonts w:hint="eastAsia"/>
          <w:szCs w:val="24"/>
        </w:rPr>
        <w:t>mac</w:t>
      </w:r>
      <w:r>
        <w:rPr>
          <w:rFonts w:hint="eastAsia"/>
          <w:szCs w:val="24"/>
        </w:rPr>
        <w:t>；</w:t>
      </w:r>
      <w:r>
        <w:rPr>
          <w:rFonts w:hint="eastAsia"/>
          <w:szCs w:val="24"/>
        </w:rPr>
        <w:t>intel quark d2000</w:t>
      </w:r>
      <w:r>
        <w:rPr>
          <w:rFonts w:hint="eastAsia"/>
          <w:szCs w:val="24"/>
        </w:rPr>
        <w:t>）；</w:t>
      </w:r>
      <w:r>
        <w:rPr>
          <w:rFonts w:hint="eastAsia"/>
          <w:szCs w:val="24"/>
        </w:rPr>
        <w:t>arm</w:t>
      </w:r>
      <w:r>
        <w:rPr>
          <w:rFonts w:hint="eastAsia"/>
          <w:szCs w:val="24"/>
        </w:rPr>
        <w:t>平台（</w:t>
      </w:r>
      <w:r>
        <w:rPr>
          <w:rFonts w:hint="eastAsia"/>
          <w:szCs w:val="24"/>
        </w:rPr>
        <w:t>armlinux</w:t>
      </w:r>
      <w:r>
        <w:rPr>
          <w:rFonts w:hint="eastAsia"/>
          <w:szCs w:val="24"/>
        </w:rPr>
        <w:t>如树莓派，</w:t>
      </w:r>
      <w:r>
        <w:rPr>
          <w:rFonts w:hint="eastAsia"/>
          <w:szCs w:val="24"/>
        </w:rPr>
        <w:t>beagleboneblack</w:t>
      </w:r>
      <w:r>
        <w:rPr>
          <w:rFonts w:hint="eastAsia"/>
          <w:szCs w:val="24"/>
        </w:rPr>
        <w:t>等，</w:t>
      </w:r>
      <w:r>
        <w:rPr>
          <w:rFonts w:hint="eastAsia"/>
          <w:szCs w:val="24"/>
        </w:rPr>
        <w:t>arm</w:t>
      </w:r>
      <w:r>
        <w:rPr>
          <w:rFonts w:hint="eastAsia"/>
          <w:szCs w:val="24"/>
        </w:rPr>
        <w:t>裸机如</w:t>
      </w:r>
      <w:r>
        <w:rPr>
          <w:rFonts w:hint="eastAsia"/>
          <w:szCs w:val="24"/>
        </w:rPr>
        <w:t>stm32</w:t>
      </w:r>
      <w:r>
        <w:rPr>
          <w:rFonts w:hint="eastAsia"/>
          <w:szCs w:val="24"/>
        </w:rPr>
        <w:t>等）；</w:t>
      </w:r>
      <w:r>
        <w:rPr>
          <w:rFonts w:hint="eastAsia"/>
          <w:szCs w:val="24"/>
        </w:rPr>
        <w:t>riscv</w:t>
      </w:r>
      <w:r>
        <w:rPr>
          <w:rFonts w:hint="eastAsia"/>
          <w:szCs w:val="24"/>
        </w:rPr>
        <w:t>平台（</w:t>
      </w:r>
      <w:r>
        <w:rPr>
          <w:rFonts w:hint="eastAsia"/>
          <w:szCs w:val="24"/>
        </w:rPr>
        <w:t>k210</w:t>
      </w:r>
      <w:r>
        <w:rPr>
          <w:rFonts w:hint="eastAsia"/>
          <w:szCs w:val="24"/>
        </w:rPr>
        <w:t>，</w:t>
      </w:r>
      <w:r>
        <w:rPr>
          <w:rFonts w:hint="eastAsia"/>
          <w:szCs w:val="24"/>
        </w:rPr>
        <w:t>gd32vf103</w:t>
      </w:r>
      <w:r>
        <w:rPr>
          <w:rFonts w:hint="eastAsia"/>
          <w:szCs w:val="24"/>
        </w:rPr>
        <w:t>等）；</w:t>
      </w:r>
      <w:r>
        <w:rPr>
          <w:rFonts w:hint="eastAsia"/>
          <w:szCs w:val="24"/>
        </w:rPr>
        <w:t xml:space="preserve"> </w:t>
      </w:r>
      <w:r>
        <w:rPr>
          <w:szCs w:val="24"/>
        </w:rPr>
        <w:t>M</w:t>
      </w:r>
      <w:r>
        <w:rPr>
          <w:rFonts w:hint="eastAsia"/>
          <w:szCs w:val="24"/>
        </w:rPr>
        <w:t>ips</w:t>
      </w:r>
      <w:r>
        <w:rPr>
          <w:rFonts w:hint="eastAsia"/>
          <w:szCs w:val="24"/>
        </w:rPr>
        <w:t>平台（</w:t>
      </w:r>
      <w:r>
        <w:rPr>
          <w:rFonts w:hint="eastAsia"/>
          <w:szCs w:val="24"/>
        </w:rPr>
        <w:t>onion omega</w:t>
      </w:r>
      <w:r>
        <w:rPr>
          <w:rFonts w:hint="eastAsia"/>
          <w:szCs w:val="24"/>
        </w:rPr>
        <w:t>等）；</w:t>
      </w:r>
      <w:r>
        <w:rPr>
          <w:rFonts w:hint="eastAsia"/>
          <w:szCs w:val="24"/>
        </w:rPr>
        <w:t>Xtensa</w:t>
      </w:r>
      <w:r>
        <w:rPr>
          <w:rFonts w:hint="eastAsia"/>
          <w:szCs w:val="24"/>
        </w:rPr>
        <w:t>平台（</w:t>
      </w:r>
      <w:r>
        <w:rPr>
          <w:rFonts w:hint="eastAsia"/>
          <w:szCs w:val="24"/>
        </w:rPr>
        <w:t>esp8266</w:t>
      </w:r>
      <w:r>
        <w:rPr>
          <w:rFonts w:hint="eastAsia"/>
          <w:szCs w:val="24"/>
        </w:rPr>
        <w:t>，</w:t>
      </w:r>
      <w:r>
        <w:rPr>
          <w:rFonts w:hint="eastAsia"/>
          <w:szCs w:val="24"/>
        </w:rPr>
        <w:t>esp32</w:t>
      </w:r>
      <w:r>
        <w:rPr>
          <w:rFonts w:hint="eastAsia"/>
          <w:szCs w:val="24"/>
        </w:rPr>
        <w:t>）；已经实现移植，移植性超高。</w:t>
      </w:r>
    </w:p>
    <w:p w14:paraId="5C93649C" w14:textId="77777777" w:rsidR="00893462" w:rsidRDefault="006C25C0">
      <w:pPr>
        <w:jc w:val="left"/>
        <w:rPr>
          <w:szCs w:val="24"/>
        </w:rPr>
      </w:pPr>
      <w:r>
        <w:rPr>
          <w:rFonts w:hint="eastAsia"/>
          <w:szCs w:val="24"/>
        </w:rPr>
        <w:tab/>
      </w:r>
      <w:r>
        <w:rPr>
          <w:rFonts w:hint="eastAsia"/>
          <w:szCs w:val="24"/>
        </w:rPr>
        <w:t>值得一提，该解释器已被</w:t>
      </w:r>
      <w:r>
        <w:rPr>
          <w:rFonts w:hint="eastAsia"/>
          <w:szCs w:val="24"/>
        </w:rPr>
        <w:t>bookos</w:t>
      </w:r>
      <w:r>
        <w:rPr>
          <w:rFonts w:hint="eastAsia"/>
          <w:szCs w:val="24"/>
        </w:rPr>
        <w:t>项目组收录作为</w:t>
      </w:r>
      <w:r>
        <w:rPr>
          <w:rFonts w:hint="eastAsia"/>
          <w:szCs w:val="24"/>
        </w:rPr>
        <w:t>bookos</w:t>
      </w:r>
      <w:r>
        <w:rPr>
          <w:rFonts w:hint="eastAsia"/>
          <w:szCs w:val="24"/>
        </w:rPr>
        <w:t>操作系统支持语言之一。</w:t>
      </w:r>
      <w:r>
        <w:rPr>
          <w:szCs w:val="24"/>
        </w:rPr>
        <w:t>B</w:t>
      </w:r>
      <w:r>
        <w:rPr>
          <w:rFonts w:hint="eastAsia"/>
          <w:szCs w:val="24"/>
        </w:rPr>
        <w:t>ookos</w:t>
      </w:r>
      <w:r>
        <w:rPr>
          <w:rFonts w:hint="eastAsia"/>
          <w:szCs w:val="24"/>
        </w:rPr>
        <w:t>上的运行截图如下：</w:t>
      </w:r>
    </w:p>
    <w:p w14:paraId="1D879050" w14:textId="77777777" w:rsidR="00893462" w:rsidRDefault="006C25C0">
      <w:pPr>
        <w:rPr>
          <w:szCs w:val="24"/>
        </w:rPr>
      </w:pPr>
      <w:r>
        <w:rPr>
          <w:noProof/>
          <w:szCs w:val="24"/>
        </w:rPr>
        <w:lastRenderedPageBreak/>
        <w:drawing>
          <wp:inline distT="0" distB="0" distL="0" distR="0" wp14:anchorId="0CC61C21" wp14:editId="2731CADF">
            <wp:extent cx="2386965" cy="1773555"/>
            <wp:effectExtent l="0" t="0" r="635" b="4445"/>
            <wp:docPr id="4" name="图片 4" descr="C:\Users\User\Documents\Tencent Files\1016867898\Image\C2C\AB7D60B1592E07A1FBA23E976E2DFB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User\Documents\Tencent Files\1016867898\Image\C2C\AB7D60B1592E07A1FBA23E976E2DFBDC.png"/>
                    <pic:cNvPicPr>
                      <a:picLocks noChangeAspect="1" noChangeArrowheads="1"/>
                    </pic:cNvPicPr>
                  </pic:nvPicPr>
                  <pic:blipFill>
                    <a:blip r:embed="rId31"/>
                    <a:srcRect/>
                    <a:stretch>
                      <a:fillRect/>
                    </a:stretch>
                  </pic:blipFill>
                  <pic:spPr>
                    <a:xfrm>
                      <a:off x="0" y="0"/>
                      <a:ext cx="2386817" cy="1773522"/>
                    </a:xfrm>
                    <a:prstGeom prst="rect">
                      <a:avLst/>
                    </a:prstGeom>
                    <a:noFill/>
                    <a:ln w="9525">
                      <a:noFill/>
                      <a:miter lim="800000"/>
                      <a:headEnd/>
                      <a:tailEnd/>
                    </a:ln>
                  </pic:spPr>
                </pic:pic>
              </a:graphicData>
            </a:graphic>
          </wp:inline>
        </w:drawing>
      </w:r>
      <w:r>
        <w:rPr>
          <w:noProof/>
          <w:szCs w:val="24"/>
        </w:rPr>
        <w:drawing>
          <wp:anchor distT="0" distB="0" distL="114300" distR="114300" simplePos="0" relativeHeight="251655168" behindDoc="0" locked="0" layoutInCell="1" allowOverlap="1" wp14:anchorId="3C409F49" wp14:editId="162B77EF">
            <wp:simplePos x="0" y="0"/>
            <wp:positionH relativeFrom="column">
              <wp:align>left</wp:align>
            </wp:positionH>
            <wp:positionV relativeFrom="paragraph">
              <wp:align>top</wp:align>
            </wp:positionV>
            <wp:extent cx="2145665" cy="1983105"/>
            <wp:effectExtent l="0" t="0" r="635" b="10795"/>
            <wp:wrapSquare wrapText="bothSides"/>
            <wp:docPr id="1" name="图片 1" descr="C:\Users\User\Documents\Tencent Files\1016867898\Image\C2C\3FC25AF3C257242D76C35DB6F621C5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User\Documents\Tencent Files\1016867898\Image\C2C\3FC25AF3C257242D76C35DB6F621C5CA.png"/>
                    <pic:cNvPicPr>
                      <a:picLocks noChangeAspect="1" noChangeArrowheads="1"/>
                    </pic:cNvPicPr>
                  </pic:nvPicPr>
                  <pic:blipFill>
                    <a:blip r:embed="rId32"/>
                    <a:srcRect/>
                    <a:stretch>
                      <a:fillRect/>
                    </a:stretch>
                  </pic:blipFill>
                  <pic:spPr>
                    <a:xfrm>
                      <a:off x="0" y="0"/>
                      <a:ext cx="2145732" cy="1982804"/>
                    </a:xfrm>
                    <a:prstGeom prst="rect">
                      <a:avLst/>
                    </a:prstGeom>
                    <a:noFill/>
                    <a:ln w="9525">
                      <a:noFill/>
                      <a:miter lim="800000"/>
                      <a:headEnd/>
                      <a:tailEnd/>
                    </a:ln>
                  </pic:spPr>
                </pic:pic>
              </a:graphicData>
            </a:graphic>
          </wp:anchor>
        </w:drawing>
      </w:r>
      <w:r>
        <w:rPr>
          <w:szCs w:val="24"/>
        </w:rPr>
        <w:br w:type="textWrapping" w:clear="all"/>
      </w:r>
    </w:p>
    <w:p w14:paraId="74B80628" w14:textId="77777777" w:rsidR="00893462" w:rsidRDefault="006C25C0">
      <w:pPr>
        <w:pStyle w:val="a7"/>
      </w:pPr>
      <w:r>
        <w:tab/>
      </w:r>
      <w:r>
        <w:rPr>
          <w:rFonts w:hint="eastAsia"/>
        </w:rPr>
        <w:t>bookos</w:t>
      </w:r>
      <w:r>
        <w:rPr>
          <w:rFonts w:hint="eastAsia"/>
        </w:rPr>
        <w:t>上运行截图</w:t>
      </w:r>
    </w:p>
    <w:p w14:paraId="52D1161B" w14:textId="77777777" w:rsidR="00893462" w:rsidRDefault="006C25C0">
      <w:pPr>
        <w:pStyle w:val="2"/>
        <w:numPr>
          <w:ilvl w:val="0"/>
          <w:numId w:val="2"/>
        </w:numPr>
      </w:pPr>
      <w:bookmarkStart w:id="17" w:name="_Toc36392759"/>
      <w:r>
        <w:rPr>
          <w:rFonts w:hint="eastAsia"/>
        </w:rPr>
        <w:t>串口监视器</w:t>
      </w:r>
      <w:bookmarkEnd w:id="17"/>
    </w:p>
    <w:p w14:paraId="3A49E11A" w14:textId="77777777" w:rsidR="00893462" w:rsidRDefault="006C25C0">
      <w:pPr>
        <w:ind w:firstLine="0"/>
        <w:jc w:val="left"/>
        <w:rPr>
          <w:szCs w:val="24"/>
        </w:rPr>
      </w:pPr>
      <w:r>
        <w:rPr>
          <w:szCs w:val="24"/>
        </w:rPr>
        <w:tab/>
      </w:r>
      <w:r>
        <w:rPr>
          <w:rFonts w:hint="eastAsia"/>
          <w:szCs w:val="24"/>
        </w:rPr>
        <w:t>一个面向嵌入式开发的</w:t>
      </w:r>
      <w:r>
        <w:rPr>
          <w:rFonts w:hint="eastAsia"/>
          <w:szCs w:val="24"/>
        </w:rPr>
        <w:t>ide</w:t>
      </w:r>
      <w:r>
        <w:rPr>
          <w:rFonts w:hint="eastAsia"/>
          <w:szCs w:val="24"/>
        </w:rPr>
        <w:t>怎么能少了串口监视器，相对于</w:t>
      </w:r>
      <w:r>
        <w:rPr>
          <w:rFonts w:hint="eastAsia"/>
          <w:szCs w:val="24"/>
        </w:rPr>
        <w:t>putty</w:t>
      </w:r>
      <w:r>
        <w:rPr>
          <w:rFonts w:hint="eastAsia"/>
          <w:szCs w:val="24"/>
        </w:rPr>
        <w:t>那种串口助手，</w:t>
      </w:r>
      <w:r>
        <w:rPr>
          <w:rFonts w:hint="eastAsia"/>
          <w:szCs w:val="24"/>
        </w:rPr>
        <w:t>eve_ide</w:t>
      </w:r>
      <w:r>
        <w:rPr>
          <w:rFonts w:hint="eastAsia"/>
          <w:szCs w:val="24"/>
        </w:rPr>
        <w:t>的串口助手支持自动寻找可用串口；波特率选择；以及发送、接收格式选择。同时发送</w:t>
      </w:r>
      <w:r>
        <w:rPr>
          <w:rFonts w:hint="eastAsia"/>
          <w:szCs w:val="24"/>
        </w:rPr>
        <w:t>16</w:t>
      </w:r>
      <w:r>
        <w:rPr>
          <w:rFonts w:hint="eastAsia"/>
          <w:szCs w:val="24"/>
        </w:rPr>
        <w:t>进制时能自动检测十分格式正确以避免出错。界面利用</w:t>
      </w:r>
      <w:r>
        <w:rPr>
          <w:rFonts w:hint="eastAsia"/>
          <w:szCs w:val="24"/>
        </w:rPr>
        <w:t>qt</w:t>
      </w:r>
      <w:r>
        <w:rPr>
          <w:rFonts w:hint="eastAsia"/>
          <w:szCs w:val="24"/>
        </w:rPr>
        <w:t>制作并嵌入主程序串口，可以随时快速加载打开，且和主程序分处独立线程，互不干扰。实现非常简单，直接调用操作系统给出的接口即可。使用也非常简单，检测串口选择波特率和数据位数就可以直接发送和接收。下图中可以看到利用</w:t>
      </w:r>
      <w:r>
        <w:rPr>
          <w:rFonts w:hint="eastAsia"/>
          <w:szCs w:val="24"/>
        </w:rPr>
        <w:t>ch340</w:t>
      </w:r>
      <w:r>
        <w:rPr>
          <w:rFonts w:hint="eastAsia"/>
          <w:szCs w:val="24"/>
        </w:rPr>
        <w:t>做的收发测试。</w:t>
      </w:r>
    </w:p>
    <w:p w14:paraId="3F4D6D60" w14:textId="77777777" w:rsidR="00893462" w:rsidRDefault="006C25C0">
      <w:pPr>
        <w:rPr>
          <w:szCs w:val="24"/>
        </w:rPr>
      </w:pPr>
      <w:r>
        <w:rPr>
          <w:noProof/>
          <w:szCs w:val="24"/>
        </w:rPr>
        <w:drawing>
          <wp:inline distT="0" distB="0" distL="0" distR="0" wp14:anchorId="1CA4B915" wp14:editId="765D2960">
            <wp:extent cx="1602740" cy="1457960"/>
            <wp:effectExtent l="0" t="0" r="10160" b="2540"/>
            <wp:docPr id="14" name="图片 14" descr="C:\Users\User\Documents\Tencent Files\1016867898\Image\C2C\TO~B%`K]T2]WI`Z8F1D7E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User\Documents\Tencent Files\1016867898\Image\C2C\TO~B%`K]T2]WI`Z8F1D7EAV.png"/>
                    <pic:cNvPicPr>
                      <a:picLocks noChangeAspect="1" noChangeArrowheads="1"/>
                    </pic:cNvPicPr>
                  </pic:nvPicPr>
                  <pic:blipFill>
                    <a:blip r:embed="rId33" cstate="print"/>
                    <a:srcRect/>
                    <a:stretch>
                      <a:fillRect/>
                    </a:stretch>
                  </pic:blipFill>
                  <pic:spPr>
                    <a:xfrm>
                      <a:off x="0" y="0"/>
                      <a:ext cx="1603417" cy="1458521"/>
                    </a:xfrm>
                    <a:prstGeom prst="rect">
                      <a:avLst/>
                    </a:prstGeom>
                    <a:noFill/>
                    <a:ln w="9525">
                      <a:noFill/>
                      <a:miter lim="800000"/>
                      <a:headEnd/>
                      <a:tailEnd/>
                    </a:ln>
                  </pic:spPr>
                </pic:pic>
              </a:graphicData>
            </a:graphic>
          </wp:inline>
        </w:drawing>
      </w:r>
      <w:r>
        <w:rPr>
          <w:noProof/>
          <w:szCs w:val="24"/>
        </w:rPr>
        <w:drawing>
          <wp:inline distT="0" distB="0" distL="0" distR="0" wp14:anchorId="6F094467" wp14:editId="51921F6C">
            <wp:extent cx="1689100" cy="1536700"/>
            <wp:effectExtent l="0" t="0" r="0" b="0"/>
            <wp:docPr id="17" name="图片 17" descr="C:\Users\User\Documents\Tencent Files\1016867898\Image\C2C\1_Q9W_RNCJ{EST)46TVT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User\Documents\Tencent Files\1016867898\Image\C2C\1_Q9W_RNCJ{EST)46TVT4{B.png"/>
                    <pic:cNvPicPr>
                      <a:picLocks noChangeAspect="1" noChangeArrowheads="1"/>
                    </pic:cNvPicPr>
                  </pic:nvPicPr>
                  <pic:blipFill>
                    <a:blip r:embed="rId34" cstate="print"/>
                    <a:srcRect/>
                    <a:stretch>
                      <a:fillRect/>
                    </a:stretch>
                  </pic:blipFill>
                  <pic:spPr>
                    <a:xfrm>
                      <a:off x="0" y="0"/>
                      <a:ext cx="1692608" cy="1539654"/>
                    </a:xfrm>
                    <a:prstGeom prst="rect">
                      <a:avLst/>
                    </a:prstGeom>
                    <a:noFill/>
                    <a:ln w="9525">
                      <a:noFill/>
                      <a:miter lim="800000"/>
                      <a:headEnd/>
                      <a:tailEnd/>
                    </a:ln>
                  </pic:spPr>
                </pic:pic>
              </a:graphicData>
            </a:graphic>
          </wp:inline>
        </w:drawing>
      </w:r>
      <w:r>
        <w:rPr>
          <w:noProof/>
          <w:szCs w:val="24"/>
        </w:rPr>
        <w:drawing>
          <wp:inline distT="0" distB="0" distL="0" distR="0" wp14:anchorId="6DCC63C0" wp14:editId="551B9DB5">
            <wp:extent cx="1661160" cy="1510665"/>
            <wp:effectExtent l="0" t="0" r="2540" b="635"/>
            <wp:docPr id="20" name="图片 20" descr="C:\Users\User\Documents\Tencent Files\1016867898\Image\C2C\WT1Z46N0@5R2EXN[D$2@E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User\Documents\Tencent Files\1016867898\Image\C2C\WT1Z46N0@5R2EXN[D$2@EWW.png"/>
                    <pic:cNvPicPr>
                      <a:picLocks noChangeAspect="1" noChangeArrowheads="1"/>
                    </pic:cNvPicPr>
                  </pic:nvPicPr>
                  <pic:blipFill>
                    <a:blip r:embed="rId35" cstate="print"/>
                    <a:srcRect/>
                    <a:stretch>
                      <a:fillRect/>
                    </a:stretch>
                  </pic:blipFill>
                  <pic:spPr>
                    <a:xfrm>
                      <a:off x="0" y="0"/>
                      <a:ext cx="1661922" cy="1511742"/>
                    </a:xfrm>
                    <a:prstGeom prst="rect">
                      <a:avLst/>
                    </a:prstGeom>
                    <a:noFill/>
                    <a:ln w="9525">
                      <a:noFill/>
                      <a:miter lim="800000"/>
                      <a:headEnd/>
                      <a:tailEnd/>
                    </a:ln>
                  </pic:spPr>
                </pic:pic>
              </a:graphicData>
            </a:graphic>
          </wp:inline>
        </w:drawing>
      </w:r>
    </w:p>
    <w:p w14:paraId="1869C7EE" w14:textId="77777777" w:rsidR="00893462" w:rsidRDefault="006C25C0">
      <w:pPr>
        <w:tabs>
          <w:tab w:val="left" w:pos="2069"/>
        </w:tabs>
        <w:rPr>
          <w:szCs w:val="24"/>
        </w:rPr>
      </w:pPr>
      <w:r>
        <w:rPr>
          <w:szCs w:val="24"/>
        </w:rPr>
        <w:tab/>
      </w:r>
      <w:r>
        <w:rPr>
          <w:rFonts w:hint="eastAsia"/>
          <w:szCs w:val="24"/>
        </w:rPr>
        <w:t>串口监视器截图</w:t>
      </w:r>
    </w:p>
    <w:p w14:paraId="2D27B6F3" w14:textId="77777777" w:rsidR="00893462" w:rsidRDefault="00893462">
      <w:pPr>
        <w:rPr>
          <w:szCs w:val="24"/>
        </w:rPr>
      </w:pPr>
    </w:p>
    <w:p w14:paraId="67A258AC" w14:textId="77777777" w:rsidR="00893462" w:rsidRDefault="00893462">
      <w:pPr>
        <w:rPr>
          <w:szCs w:val="24"/>
        </w:rPr>
      </w:pPr>
    </w:p>
    <w:p w14:paraId="5A30BADD" w14:textId="77777777" w:rsidR="00893462" w:rsidRDefault="00893462">
      <w:pPr>
        <w:rPr>
          <w:szCs w:val="24"/>
        </w:rPr>
      </w:pPr>
    </w:p>
    <w:p w14:paraId="1A7D9E35" w14:textId="77777777" w:rsidR="00893462" w:rsidRDefault="00893462">
      <w:pPr>
        <w:rPr>
          <w:szCs w:val="24"/>
        </w:rPr>
      </w:pPr>
    </w:p>
    <w:p w14:paraId="602B1CA3" w14:textId="77777777" w:rsidR="00893462" w:rsidRDefault="006C25C0">
      <w:pPr>
        <w:pStyle w:val="2"/>
      </w:pPr>
      <w:r>
        <w:rPr>
          <w:rFonts w:hint="eastAsia"/>
        </w:rPr>
        <w:tab/>
      </w:r>
      <w:bookmarkStart w:id="18" w:name="_Toc36392760"/>
      <w:r>
        <w:t>P</w:t>
      </w:r>
      <w:r>
        <w:rPr>
          <w:rFonts w:hint="eastAsia"/>
        </w:rPr>
        <w:t>rv332_ide</w:t>
      </w:r>
      <w:bookmarkEnd w:id="18"/>
    </w:p>
    <w:p w14:paraId="70F67AB2" w14:textId="77777777" w:rsidR="00893462" w:rsidRDefault="006C25C0">
      <w:pPr>
        <w:ind w:firstLine="0"/>
        <w:jc w:val="left"/>
        <w:rPr>
          <w:szCs w:val="24"/>
        </w:rPr>
      </w:pPr>
      <w:r>
        <w:rPr>
          <w:szCs w:val="24"/>
        </w:rPr>
        <w:tab/>
      </w:r>
      <w:r>
        <w:rPr>
          <w:rFonts w:hint="eastAsia"/>
          <w:szCs w:val="24"/>
        </w:rPr>
        <w:t>前文说了，</w:t>
      </w:r>
      <w:r>
        <w:rPr>
          <w:rFonts w:hint="eastAsia"/>
          <w:szCs w:val="24"/>
        </w:rPr>
        <w:t>eve_ide</w:t>
      </w:r>
      <w:r>
        <w:rPr>
          <w:rFonts w:hint="eastAsia"/>
          <w:szCs w:val="24"/>
        </w:rPr>
        <w:t>的前身是</w:t>
      </w:r>
      <w:r>
        <w:rPr>
          <w:rFonts w:hint="eastAsia"/>
          <w:szCs w:val="24"/>
        </w:rPr>
        <w:t>prv332_ide</w:t>
      </w:r>
      <w:r>
        <w:rPr>
          <w:rFonts w:hint="eastAsia"/>
          <w:szCs w:val="24"/>
        </w:rPr>
        <w:t>，很多功能也是延续了</w:t>
      </w:r>
      <w:r>
        <w:rPr>
          <w:rFonts w:hint="eastAsia"/>
          <w:szCs w:val="24"/>
        </w:rPr>
        <w:t>332ide</w:t>
      </w:r>
      <w:r>
        <w:rPr>
          <w:rFonts w:hint="eastAsia"/>
          <w:szCs w:val="24"/>
        </w:rPr>
        <w:t>的。</w:t>
      </w:r>
      <w:r>
        <w:rPr>
          <w:szCs w:val="24"/>
        </w:rPr>
        <w:t>P</w:t>
      </w:r>
      <w:r>
        <w:rPr>
          <w:rFonts w:hint="eastAsia"/>
          <w:szCs w:val="24"/>
        </w:rPr>
        <w:t>rv332_ide</w:t>
      </w:r>
      <w:r>
        <w:rPr>
          <w:rFonts w:hint="eastAsia"/>
          <w:szCs w:val="24"/>
        </w:rPr>
        <w:t>核心是重构的</w:t>
      </w:r>
      <w:r>
        <w:rPr>
          <w:rFonts w:hint="eastAsia"/>
          <w:szCs w:val="24"/>
        </w:rPr>
        <w:t>riscv32</w:t>
      </w:r>
      <w:r>
        <w:rPr>
          <w:rFonts w:hint="eastAsia"/>
          <w:szCs w:val="24"/>
        </w:rPr>
        <w:t>汇编器且已经在社区内部开源，作为很多自制</w:t>
      </w:r>
      <w:r>
        <w:rPr>
          <w:rFonts w:hint="eastAsia"/>
          <w:szCs w:val="24"/>
        </w:rPr>
        <w:t>rv</w:t>
      </w:r>
      <w:r>
        <w:rPr>
          <w:rFonts w:hint="eastAsia"/>
          <w:szCs w:val="24"/>
        </w:rPr>
        <w:t>处理器验证的软件。具体操作详见附录</w:t>
      </w:r>
      <w:r>
        <w:rPr>
          <w:rFonts w:hint="eastAsia"/>
          <w:szCs w:val="24"/>
        </w:rPr>
        <w:t>1</w:t>
      </w:r>
      <w:r>
        <w:rPr>
          <w:rFonts w:hint="eastAsia"/>
          <w:szCs w:val="24"/>
        </w:rPr>
        <w:t>（</w:t>
      </w:r>
      <w:r>
        <w:rPr>
          <w:rFonts w:hint="eastAsia"/>
          <w:szCs w:val="24"/>
        </w:rPr>
        <w:t>prv332_ide</w:t>
      </w:r>
      <w:r>
        <w:rPr>
          <w:rFonts w:hint="eastAsia"/>
          <w:szCs w:val="24"/>
        </w:rPr>
        <w:t>操作手册）。</w:t>
      </w:r>
    </w:p>
    <w:p w14:paraId="3ACDE491" w14:textId="77777777" w:rsidR="00893462" w:rsidRDefault="00893462">
      <w:pPr>
        <w:tabs>
          <w:tab w:val="left" w:pos="1948"/>
        </w:tabs>
        <w:rPr>
          <w:b/>
          <w:sz w:val="52"/>
          <w:szCs w:val="52"/>
        </w:rPr>
      </w:pPr>
    </w:p>
    <w:p w14:paraId="07C669B8" w14:textId="77777777" w:rsidR="00893462" w:rsidRDefault="006C25C0">
      <w:pPr>
        <w:pStyle w:val="1"/>
        <w:rPr>
          <w:rStyle w:val="a5"/>
          <w:i w:val="0"/>
          <w:iCs w:val="0"/>
        </w:rPr>
      </w:pPr>
      <w:bookmarkStart w:id="19" w:name="_Toc36392761"/>
      <w:r>
        <w:rPr>
          <w:rStyle w:val="a5"/>
          <w:rFonts w:hint="eastAsia"/>
          <w:i w:val="0"/>
          <w:iCs w:val="0"/>
        </w:rPr>
        <w:lastRenderedPageBreak/>
        <w:t>附录</w:t>
      </w:r>
      <w:r>
        <w:rPr>
          <w:rStyle w:val="a5"/>
          <w:rFonts w:hint="eastAsia"/>
          <w:i w:val="0"/>
          <w:iCs w:val="0"/>
        </w:rPr>
        <w:t>1</w:t>
      </w:r>
      <w:r>
        <w:rPr>
          <w:rStyle w:val="a5"/>
          <w:rFonts w:hint="eastAsia"/>
          <w:i w:val="0"/>
          <w:iCs w:val="0"/>
        </w:rPr>
        <w:t>：</w:t>
      </w:r>
      <w:r>
        <w:rPr>
          <w:rStyle w:val="a5"/>
          <w:rFonts w:hint="eastAsia"/>
          <w:i w:val="0"/>
          <w:iCs w:val="0"/>
        </w:rPr>
        <w:t xml:space="preserve">PRV332_IDE </w:t>
      </w:r>
      <w:r>
        <w:rPr>
          <w:rStyle w:val="a5"/>
          <w:rFonts w:hint="eastAsia"/>
          <w:i w:val="0"/>
          <w:iCs w:val="0"/>
        </w:rPr>
        <w:t>操作手册</w:t>
      </w:r>
      <w:bookmarkEnd w:id="19"/>
    </w:p>
    <w:p w14:paraId="61D25F8E" w14:textId="77777777" w:rsidR="00893462" w:rsidRDefault="00893462">
      <w:pPr>
        <w:rPr>
          <w:b/>
          <w:sz w:val="52"/>
          <w:szCs w:val="52"/>
        </w:rPr>
      </w:pPr>
    </w:p>
    <w:p w14:paraId="5EA8AEC3" w14:textId="77777777" w:rsidR="00893462" w:rsidRDefault="006C25C0">
      <w:pPr>
        <w:ind w:firstLine="0"/>
        <w:jc w:val="left"/>
        <w:rPr>
          <w:szCs w:val="24"/>
        </w:rPr>
      </w:pPr>
      <w:r>
        <w:rPr>
          <w:szCs w:val="24"/>
        </w:rPr>
        <w:tab/>
      </w:r>
      <w:r>
        <w:rPr>
          <w:rFonts w:hint="eastAsia"/>
          <w:szCs w:val="24"/>
        </w:rPr>
        <w:t>利用</w:t>
      </w:r>
      <w:r>
        <w:rPr>
          <w:rFonts w:hint="eastAsia"/>
          <w:szCs w:val="24"/>
        </w:rPr>
        <w:t>websocket</w:t>
      </w:r>
      <w:r>
        <w:rPr>
          <w:rFonts w:hint="eastAsia"/>
          <w:szCs w:val="24"/>
        </w:rPr>
        <w:t>与板载烧录器无线连接，可以方便进行远程烧录和调试。</w:t>
      </w:r>
    </w:p>
    <w:p w14:paraId="0845696D" w14:textId="77777777" w:rsidR="00893462" w:rsidRDefault="006C25C0">
      <w:pPr>
        <w:jc w:val="left"/>
        <w:rPr>
          <w:szCs w:val="24"/>
        </w:rPr>
      </w:pPr>
      <w:r>
        <w:rPr>
          <w:szCs w:val="24"/>
        </w:rPr>
        <w:tab/>
      </w:r>
      <w:r>
        <w:rPr>
          <w:rFonts w:hint="eastAsia"/>
          <w:szCs w:val="24"/>
        </w:rPr>
        <w:t>最新版</w:t>
      </w:r>
      <w:r>
        <w:rPr>
          <w:rFonts w:hint="eastAsia"/>
          <w:szCs w:val="24"/>
        </w:rPr>
        <w:t>ide</w:t>
      </w:r>
      <w:r>
        <w:rPr>
          <w:rFonts w:hint="eastAsia"/>
          <w:szCs w:val="24"/>
        </w:rPr>
        <w:t>还移植</w:t>
      </w:r>
      <w:r>
        <w:rPr>
          <w:rFonts w:hint="eastAsia"/>
          <w:szCs w:val="24"/>
        </w:rPr>
        <w:t>gcc</w:t>
      </w:r>
      <w:r>
        <w:rPr>
          <w:rFonts w:hint="eastAsia"/>
          <w:szCs w:val="24"/>
        </w:rPr>
        <w:t>工具链，并做一定修改：由</w:t>
      </w:r>
      <w:r>
        <w:rPr>
          <w:rFonts w:hint="eastAsia"/>
          <w:szCs w:val="24"/>
        </w:rPr>
        <w:t>gcc</w:t>
      </w:r>
      <w:r>
        <w:rPr>
          <w:rFonts w:hint="eastAsia"/>
          <w:szCs w:val="24"/>
        </w:rPr>
        <w:t>生成</w:t>
      </w:r>
      <w:r>
        <w:rPr>
          <w:rFonts w:hint="eastAsia"/>
          <w:szCs w:val="24"/>
        </w:rPr>
        <w:t>s</w:t>
      </w:r>
      <w:r>
        <w:rPr>
          <w:rFonts w:hint="eastAsia"/>
          <w:szCs w:val="24"/>
        </w:rPr>
        <w:t>文件（汇编文件）然后经过自主研发的汇编器生成相应代码。此</w:t>
      </w:r>
      <w:r>
        <w:rPr>
          <w:rFonts w:hint="eastAsia"/>
          <w:szCs w:val="24"/>
        </w:rPr>
        <w:t>ide</w:t>
      </w:r>
      <w:r>
        <w:rPr>
          <w:rFonts w:hint="eastAsia"/>
          <w:szCs w:val="24"/>
        </w:rPr>
        <w:t>能检测到所用的语言并自动高亮、翻译，同时有一定的报错机制。</w:t>
      </w:r>
    </w:p>
    <w:p w14:paraId="69EA345D" w14:textId="77777777" w:rsidR="00893462" w:rsidRDefault="006C25C0">
      <w:pPr>
        <w:jc w:val="left"/>
        <w:rPr>
          <w:rFonts w:ascii="宋体" w:eastAsia="宋体" w:hAnsi="宋体" w:cs="宋体"/>
          <w:kern w:val="0"/>
          <w:szCs w:val="24"/>
        </w:rPr>
      </w:pPr>
      <w:r>
        <w:rPr>
          <w:rFonts w:ascii="宋体" w:eastAsia="宋体" w:hAnsi="宋体" w:cs="宋体"/>
          <w:noProof/>
          <w:kern w:val="0"/>
          <w:szCs w:val="24"/>
        </w:rPr>
        <w:drawing>
          <wp:inline distT="0" distB="0" distL="0" distR="0" wp14:anchorId="1F7E0465" wp14:editId="407B4FC9">
            <wp:extent cx="5372100" cy="3268345"/>
            <wp:effectExtent l="0" t="0" r="0" b="8255"/>
            <wp:docPr id="8" name="图片 4" descr="C:\Users\user\Documents\Tencent Files\1016867898\Image\Group\GK73DJ~[25}6ED8$A0GXS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C:\Users\user\Documents\Tencent Files\1016867898\Image\Group\GK73DJ~[25}6ED8$A0GXSUE.jpg"/>
                    <pic:cNvPicPr>
                      <a:picLocks noChangeAspect="1" noChangeArrowheads="1"/>
                    </pic:cNvPicPr>
                  </pic:nvPicPr>
                  <pic:blipFill>
                    <a:blip r:embed="rId36"/>
                    <a:srcRect/>
                    <a:stretch>
                      <a:fillRect/>
                    </a:stretch>
                  </pic:blipFill>
                  <pic:spPr>
                    <a:xfrm>
                      <a:off x="0" y="0"/>
                      <a:ext cx="5373257" cy="3269620"/>
                    </a:xfrm>
                    <a:prstGeom prst="rect">
                      <a:avLst/>
                    </a:prstGeom>
                    <a:noFill/>
                    <a:ln w="9525">
                      <a:noFill/>
                      <a:miter lim="800000"/>
                      <a:headEnd/>
                      <a:tailEnd/>
                    </a:ln>
                  </pic:spPr>
                </pic:pic>
              </a:graphicData>
            </a:graphic>
          </wp:inline>
        </w:drawing>
      </w:r>
    </w:p>
    <w:p w14:paraId="58E7D5B6" w14:textId="77777777" w:rsidR="00893462" w:rsidRDefault="006C25C0">
      <w:pPr>
        <w:jc w:val="left"/>
        <w:rPr>
          <w:szCs w:val="24"/>
        </w:rPr>
      </w:pPr>
      <w:r>
        <w:rPr>
          <w:szCs w:val="24"/>
        </w:rPr>
        <w:tab/>
      </w:r>
      <w:r>
        <w:rPr>
          <w:rFonts w:hint="eastAsia"/>
          <w:szCs w:val="24"/>
        </w:rPr>
        <w:t>主要功能如上图下面将详细说明</w:t>
      </w:r>
    </w:p>
    <w:p w14:paraId="50FE7F9B" w14:textId="77777777" w:rsidR="00893462" w:rsidRDefault="006C25C0">
      <w:pPr>
        <w:ind w:firstLine="0"/>
        <w:rPr>
          <w:b/>
          <w:bCs/>
          <w:szCs w:val="24"/>
        </w:rPr>
      </w:pPr>
      <w:r>
        <w:rPr>
          <w:b/>
          <w:bCs/>
          <w:szCs w:val="24"/>
        </w:rPr>
        <w:t>1)</w:t>
      </w:r>
      <w:r>
        <w:rPr>
          <w:rFonts w:hint="eastAsia"/>
          <w:b/>
          <w:bCs/>
          <w:szCs w:val="24"/>
        </w:rPr>
        <w:t>远程烧录器的连接</w:t>
      </w:r>
    </w:p>
    <w:p w14:paraId="4E724B01" w14:textId="77777777" w:rsidR="00893462" w:rsidRDefault="006C25C0">
      <w:pPr>
        <w:jc w:val="left"/>
        <w:rPr>
          <w:rFonts w:ascii="宋体" w:eastAsia="宋体" w:hAnsi="宋体" w:cs="宋体"/>
          <w:kern w:val="0"/>
          <w:szCs w:val="24"/>
        </w:rPr>
      </w:pPr>
      <w:r>
        <w:rPr>
          <w:rFonts w:ascii="宋体" w:eastAsia="宋体" w:hAnsi="宋体" w:cs="宋体"/>
          <w:noProof/>
          <w:kern w:val="0"/>
          <w:szCs w:val="24"/>
        </w:rPr>
        <w:lastRenderedPageBreak/>
        <w:drawing>
          <wp:inline distT="0" distB="0" distL="0" distR="0" wp14:anchorId="55B0BB98" wp14:editId="78198D6F">
            <wp:extent cx="5248275" cy="3862070"/>
            <wp:effectExtent l="0" t="0" r="9525" b="11430"/>
            <wp:docPr id="10" name="图片 6" descr="C:\Users\user\Documents\Tencent Files\1016867898\Image\Group\~)ZS`LU3RQHOKF2DE(FZM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C:\Users\user\Documents\Tencent Files\1016867898\Image\Group\~)ZS`LU3RQHOKF2DE(FZM94.png"/>
                    <pic:cNvPicPr>
                      <a:picLocks noChangeAspect="1" noChangeArrowheads="1"/>
                    </pic:cNvPicPr>
                  </pic:nvPicPr>
                  <pic:blipFill>
                    <a:blip r:embed="rId37"/>
                    <a:srcRect/>
                    <a:stretch>
                      <a:fillRect/>
                    </a:stretch>
                  </pic:blipFill>
                  <pic:spPr>
                    <a:xfrm>
                      <a:off x="0" y="0"/>
                      <a:ext cx="5252931" cy="3865674"/>
                    </a:xfrm>
                    <a:prstGeom prst="rect">
                      <a:avLst/>
                    </a:prstGeom>
                    <a:noFill/>
                    <a:ln w="9525">
                      <a:noFill/>
                      <a:miter lim="800000"/>
                      <a:headEnd/>
                      <a:tailEnd/>
                    </a:ln>
                  </pic:spPr>
                </pic:pic>
              </a:graphicData>
            </a:graphic>
          </wp:inline>
        </w:drawing>
      </w:r>
    </w:p>
    <w:p w14:paraId="11B43C35" w14:textId="77777777" w:rsidR="00893462" w:rsidRDefault="006C25C0">
      <w:pPr>
        <w:ind w:firstLine="0"/>
        <w:jc w:val="left"/>
        <w:rPr>
          <w:szCs w:val="24"/>
        </w:rPr>
      </w:pPr>
      <w:r>
        <w:rPr>
          <w:rFonts w:hint="eastAsia"/>
          <w:szCs w:val="24"/>
        </w:rPr>
        <w:t>普通的文件操作这里不多赘述，连接</w:t>
      </w:r>
      <w:r>
        <w:rPr>
          <w:rFonts w:hint="eastAsia"/>
          <w:szCs w:val="24"/>
        </w:rPr>
        <w:t>jttag</w:t>
      </w:r>
      <w:r>
        <w:rPr>
          <w:rFonts w:hint="eastAsia"/>
          <w:szCs w:val="24"/>
        </w:rPr>
        <w:t>有两种方式：</w:t>
      </w:r>
    </w:p>
    <w:p w14:paraId="4A7684BC" w14:textId="77777777" w:rsidR="00893462" w:rsidRDefault="006C25C0">
      <w:pPr>
        <w:ind w:firstLine="0"/>
        <w:jc w:val="left"/>
        <w:rPr>
          <w:szCs w:val="24"/>
        </w:rPr>
      </w:pPr>
      <w:r>
        <w:rPr>
          <w:rFonts w:hint="eastAsia"/>
          <w:szCs w:val="24"/>
        </w:rPr>
        <w:sym w:font="Wingdings" w:char="F081"/>
      </w:r>
      <w:r>
        <w:rPr>
          <w:rFonts w:hint="eastAsia"/>
          <w:szCs w:val="24"/>
        </w:rPr>
        <w:t>利用</w:t>
      </w:r>
      <w:r>
        <w:rPr>
          <w:rFonts w:hint="eastAsia"/>
          <w:szCs w:val="24"/>
        </w:rPr>
        <w:t>jttag</w:t>
      </w:r>
      <w:r>
        <w:rPr>
          <w:rFonts w:hint="eastAsia"/>
          <w:szCs w:val="24"/>
        </w:rPr>
        <w:t>中的</w:t>
      </w:r>
      <w:r>
        <w:rPr>
          <w:rFonts w:hint="eastAsia"/>
          <w:szCs w:val="24"/>
        </w:rPr>
        <w:t>wifi</w:t>
      </w:r>
      <w:r>
        <w:rPr>
          <w:rFonts w:hint="eastAsia"/>
          <w:szCs w:val="24"/>
        </w:rPr>
        <w:t>模块作为服务器，电脑端连接服务器，这种方式比较推荐使用同时是一个网页，需要访问</w:t>
      </w:r>
      <w:hyperlink r:id="rId38" w:history="1">
        <w:r>
          <w:rPr>
            <w:rStyle w:val="a6"/>
            <w:szCs w:val="24"/>
          </w:rPr>
          <w:t>http://micropython.org/webrepl/</w:t>
        </w:r>
      </w:hyperlink>
    </w:p>
    <w:p w14:paraId="3FCF0513" w14:textId="77777777" w:rsidR="00893462" w:rsidRDefault="006C25C0">
      <w:pPr>
        <w:pStyle w:val="a8"/>
        <w:ind w:left="360" w:firstLineChars="0" w:firstLine="0"/>
        <w:jc w:val="left"/>
        <w:rPr>
          <w:rFonts w:ascii="宋体" w:eastAsia="宋体" w:hAnsi="宋体" w:cs="宋体"/>
          <w:kern w:val="0"/>
          <w:szCs w:val="24"/>
        </w:rPr>
      </w:pPr>
      <w:r>
        <w:rPr>
          <w:noProof/>
          <w:kern w:val="0"/>
          <w:szCs w:val="24"/>
        </w:rPr>
        <w:drawing>
          <wp:inline distT="0" distB="0" distL="0" distR="0" wp14:anchorId="0753C5A7" wp14:editId="33D2418E">
            <wp:extent cx="5667375" cy="809625"/>
            <wp:effectExtent l="0" t="0" r="9525" b="3175"/>
            <wp:docPr id="18" name="图片 18" descr="C:\Users\user\AppData\Roaming\Tencent\Users\1016867898\TIM\WinTemp\RichOle\E1FAY4H)GK])~997`EU{XW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user\AppData\Roaming\Tencent\Users\1016867898\TIM\WinTemp\RichOle\E1FAY4H)GK])~997`EU{XWV.png"/>
                    <pic:cNvPicPr>
                      <a:picLocks noChangeAspect="1" noChangeArrowheads="1"/>
                    </pic:cNvPicPr>
                  </pic:nvPicPr>
                  <pic:blipFill>
                    <a:blip r:embed="rId39"/>
                    <a:srcRect/>
                    <a:stretch>
                      <a:fillRect/>
                    </a:stretch>
                  </pic:blipFill>
                  <pic:spPr>
                    <a:xfrm>
                      <a:off x="0" y="0"/>
                      <a:ext cx="5667375" cy="809625"/>
                    </a:xfrm>
                    <a:prstGeom prst="rect">
                      <a:avLst/>
                    </a:prstGeom>
                    <a:noFill/>
                    <a:ln w="9525">
                      <a:noFill/>
                      <a:miter lim="800000"/>
                      <a:headEnd/>
                      <a:tailEnd/>
                    </a:ln>
                  </pic:spPr>
                </pic:pic>
              </a:graphicData>
            </a:graphic>
          </wp:inline>
        </w:drawing>
      </w:r>
      <w:r>
        <w:rPr>
          <w:szCs w:val="24"/>
        </w:rPr>
        <w:tab/>
      </w:r>
      <w:r>
        <w:rPr>
          <w:szCs w:val="24"/>
        </w:rPr>
        <w:tab/>
      </w:r>
      <w:r>
        <w:rPr>
          <w:rFonts w:hint="eastAsia"/>
          <w:szCs w:val="24"/>
        </w:rPr>
        <w:t>配好左上角的</w:t>
      </w:r>
      <w:r>
        <w:rPr>
          <w:rFonts w:hint="eastAsia"/>
          <w:szCs w:val="24"/>
        </w:rPr>
        <w:t>ip</w:t>
      </w:r>
      <w:r>
        <w:rPr>
          <w:rFonts w:hint="eastAsia"/>
          <w:szCs w:val="24"/>
        </w:rPr>
        <w:t>地址点击</w:t>
      </w:r>
      <w:r>
        <w:rPr>
          <w:rFonts w:hint="eastAsia"/>
          <w:szCs w:val="24"/>
        </w:rPr>
        <w:t xml:space="preserve">connect </w:t>
      </w:r>
      <w:r>
        <w:rPr>
          <w:rFonts w:hint="eastAsia"/>
          <w:szCs w:val="24"/>
        </w:rPr>
        <w:t>，</w:t>
      </w:r>
      <w:r>
        <w:rPr>
          <w:rFonts w:hint="eastAsia"/>
          <w:szCs w:val="24"/>
        </w:rPr>
        <w:t>jttag</w:t>
      </w:r>
      <w:r>
        <w:rPr>
          <w:rFonts w:hint="eastAsia"/>
          <w:szCs w:val="24"/>
        </w:rPr>
        <w:t>会提示输入密码，默认密码为</w:t>
      </w:r>
      <w:r>
        <w:rPr>
          <w:rFonts w:hint="eastAsia"/>
          <w:szCs w:val="24"/>
        </w:rPr>
        <w:t>3</w:t>
      </w:r>
      <w:r>
        <w:rPr>
          <w:rFonts w:hint="eastAsia"/>
          <w:szCs w:val="24"/>
        </w:rPr>
        <w:t>（输入密码时不会有字符显示），然后就可以访问到</w:t>
      </w:r>
      <w:r>
        <w:rPr>
          <w:rFonts w:hint="eastAsia"/>
          <w:szCs w:val="24"/>
        </w:rPr>
        <w:t>jttag</w:t>
      </w:r>
      <w:r>
        <w:rPr>
          <w:rFonts w:hint="eastAsia"/>
          <w:szCs w:val="24"/>
        </w:rPr>
        <w:t>。</w:t>
      </w:r>
    </w:p>
    <w:p w14:paraId="04028F82" w14:textId="77777777" w:rsidR="00893462" w:rsidRDefault="006C25C0">
      <w:pPr>
        <w:jc w:val="left"/>
        <w:rPr>
          <w:szCs w:val="24"/>
        </w:rPr>
      </w:pPr>
      <w:r>
        <w:rPr>
          <w:szCs w:val="24"/>
        </w:rPr>
        <w:tab/>
      </w:r>
      <w:r>
        <w:rPr>
          <w:szCs w:val="24"/>
        </w:rPr>
        <w:tab/>
      </w:r>
      <w:r>
        <w:rPr>
          <w:rFonts w:hint="eastAsia"/>
          <w:szCs w:val="24"/>
        </w:rPr>
        <w:t>同时左下角可以向</w:t>
      </w:r>
      <w:r>
        <w:rPr>
          <w:rFonts w:hint="eastAsia"/>
          <w:szCs w:val="24"/>
        </w:rPr>
        <w:t>jttag</w:t>
      </w:r>
      <w:r>
        <w:rPr>
          <w:rFonts w:hint="eastAsia"/>
          <w:szCs w:val="24"/>
        </w:rPr>
        <w:t>发送，接收文件用于烧录并在线更新固件。</w:t>
      </w:r>
    </w:p>
    <w:p w14:paraId="71482D63" w14:textId="77777777" w:rsidR="00893462" w:rsidRDefault="006C25C0">
      <w:pPr>
        <w:jc w:val="center"/>
        <w:rPr>
          <w:szCs w:val="24"/>
        </w:rPr>
      </w:pPr>
      <w:r>
        <w:rPr>
          <w:noProof/>
          <w:szCs w:val="24"/>
        </w:rPr>
        <w:drawing>
          <wp:inline distT="0" distB="0" distL="0" distR="0" wp14:anchorId="2429ACAB" wp14:editId="6DD1EBEB">
            <wp:extent cx="2276475" cy="1957705"/>
            <wp:effectExtent l="0" t="0" r="9525" b="10795"/>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pic:cNvPicPr>
                      <a:picLocks noChangeAspect="1" noChangeArrowheads="1"/>
                    </pic:cNvPicPr>
                  </pic:nvPicPr>
                  <pic:blipFill>
                    <a:blip r:embed="rId40"/>
                    <a:srcRect/>
                    <a:stretch>
                      <a:fillRect/>
                    </a:stretch>
                  </pic:blipFill>
                  <pic:spPr>
                    <a:xfrm>
                      <a:off x="0" y="0"/>
                      <a:ext cx="2276475" cy="1957705"/>
                    </a:xfrm>
                    <a:prstGeom prst="rect">
                      <a:avLst/>
                    </a:prstGeom>
                    <a:noFill/>
                    <a:ln w="9525">
                      <a:noFill/>
                      <a:miter lim="800000"/>
                      <a:headEnd/>
                      <a:tailEnd/>
                    </a:ln>
                  </pic:spPr>
                </pic:pic>
              </a:graphicData>
            </a:graphic>
          </wp:inline>
        </w:drawing>
      </w:r>
    </w:p>
    <w:p w14:paraId="790233E2" w14:textId="77777777" w:rsidR="00893462" w:rsidRDefault="006C25C0">
      <w:pPr>
        <w:jc w:val="left"/>
        <w:rPr>
          <w:szCs w:val="24"/>
        </w:rPr>
      </w:pPr>
      <w:r>
        <w:rPr>
          <w:szCs w:val="24"/>
        </w:rPr>
        <w:tab/>
      </w:r>
      <w:r>
        <w:rPr>
          <w:rFonts w:hint="eastAsia"/>
          <w:szCs w:val="24"/>
        </w:rPr>
        <w:t>中间就是</w:t>
      </w:r>
      <w:r>
        <w:rPr>
          <w:rFonts w:hint="eastAsia"/>
          <w:szCs w:val="24"/>
        </w:rPr>
        <w:t>jttag</w:t>
      </w:r>
      <w:r>
        <w:rPr>
          <w:rFonts w:hint="eastAsia"/>
          <w:szCs w:val="24"/>
        </w:rPr>
        <w:t>发送来的数据，可以看到输入字符后可以远程重启系统方便调试。</w:t>
      </w:r>
    </w:p>
    <w:p w14:paraId="648D6E4B" w14:textId="77777777" w:rsidR="00893462" w:rsidRDefault="00893462">
      <w:pPr>
        <w:rPr>
          <w:szCs w:val="24"/>
        </w:rPr>
      </w:pPr>
    </w:p>
    <w:p w14:paraId="20CD2391" w14:textId="77777777" w:rsidR="00893462" w:rsidRDefault="006C25C0">
      <w:pPr>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14:anchorId="2954815F" wp14:editId="29F3DBAD">
            <wp:extent cx="4848225" cy="1581150"/>
            <wp:effectExtent l="0" t="0" r="3175" b="6350"/>
            <wp:docPr id="23" name="图片 23" descr="C:\Users\user\AppData\Roaming\Tencent\Users\1016867898\TIM\WinTemp\RichOle\V_(3D44N8HMOG9LMWA{M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user\AppData\Roaming\Tencent\Users\1016867898\TIM\WinTemp\RichOle\V_(3D44N8HMOG9LMWA{MJ~1.png"/>
                    <pic:cNvPicPr>
                      <a:picLocks noChangeAspect="1" noChangeArrowheads="1"/>
                    </pic:cNvPicPr>
                  </pic:nvPicPr>
                  <pic:blipFill>
                    <a:blip r:embed="rId41"/>
                    <a:srcRect/>
                    <a:stretch>
                      <a:fillRect/>
                    </a:stretch>
                  </pic:blipFill>
                  <pic:spPr>
                    <a:xfrm>
                      <a:off x="0" y="0"/>
                      <a:ext cx="4848225" cy="1581150"/>
                    </a:xfrm>
                    <a:prstGeom prst="rect">
                      <a:avLst/>
                    </a:prstGeom>
                    <a:noFill/>
                    <a:ln w="9525">
                      <a:noFill/>
                      <a:miter lim="800000"/>
                      <a:headEnd/>
                      <a:tailEnd/>
                    </a:ln>
                  </pic:spPr>
                </pic:pic>
              </a:graphicData>
            </a:graphic>
          </wp:inline>
        </w:drawing>
      </w:r>
    </w:p>
    <w:p w14:paraId="78DA2FDD" w14:textId="77777777" w:rsidR="00893462" w:rsidRDefault="00893462">
      <w:pPr>
        <w:rPr>
          <w:szCs w:val="24"/>
        </w:rPr>
      </w:pPr>
    </w:p>
    <w:p w14:paraId="656B2858" w14:textId="77777777" w:rsidR="00893462" w:rsidRDefault="006C25C0">
      <w:pPr>
        <w:jc w:val="left"/>
        <w:rPr>
          <w:szCs w:val="24"/>
        </w:rPr>
      </w:pPr>
      <w:r>
        <w:rPr>
          <w:szCs w:val="24"/>
        </w:rPr>
        <w:sym w:font="Wingdings" w:char="F082"/>
      </w:r>
      <w:r>
        <w:rPr>
          <w:rFonts w:hint="eastAsia"/>
          <w:szCs w:val="24"/>
        </w:rPr>
        <w:t>直接点击</w:t>
      </w:r>
      <w:r>
        <w:rPr>
          <w:rFonts w:hint="eastAsia"/>
          <w:szCs w:val="24"/>
        </w:rPr>
        <w:t xml:space="preserve">connect to jttag </w:t>
      </w:r>
      <w:r>
        <w:rPr>
          <w:rFonts w:hint="eastAsia"/>
          <w:szCs w:val="24"/>
        </w:rPr>
        <w:t>开启电脑端的网络服务器</w:t>
      </w:r>
    </w:p>
    <w:p w14:paraId="5AF7A9EF" w14:textId="77777777" w:rsidR="00893462" w:rsidRDefault="006C25C0">
      <w:pPr>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0B3F3E3D" wp14:editId="14435B17">
            <wp:extent cx="2324100" cy="2155825"/>
            <wp:effectExtent l="0" t="0" r="0" b="3175"/>
            <wp:docPr id="25" name="图片 25" descr="C:\Users\user\Documents\Tencent Files\1016867898\Image\C2C\0F2%L}JX~_A5}P91G6JJ5%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user\Documents\Tencent Files\1016867898\Image\C2C\0F2%L}JX~_A5}P91G6JJ5%K.png"/>
                    <pic:cNvPicPr>
                      <a:picLocks noChangeAspect="1" noChangeArrowheads="1"/>
                    </pic:cNvPicPr>
                  </pic:nvPicPr>
                  <pic:blipFill>
                    <a:blip r:embed="rId42"/>
                    <a:srcRect/>
                    <a:stretch>
                      <a:fillRect/>
                    </a:stretch>
                  </pic:blipFill>
                  <pic:spPr>
                    <a:xfrm>
                      <a:off x="0" y="0"/>
                      <a:ext cx="2326568" cy="2158382"/>
                    </a:xfrm>
                    <a:prstGeom prst="rect">
                      <a:avLst/>
                    </a:prstGeom>
                    <a:noFill/>
                    <a:ln w="9525">
                      <a:noFill/>
                      <a:miter lim="800000"/>
                      <a:headEnd/>
                      <a:tailEnd/>
                    </a:ln>
                  </pic:spPr>
                </pic:pic>
              </a:graphicData>
            </a:graphic>
          </wp:inline>
        </w:drawing>
      </w:r>
    </w:p>
    <w:p w14:paraId="6A3F1A3A" w14:textId="77777777" w:rsidR="00893462" w:rsidRDefault="006C25C0">
      <w:pPr>
        <w:rPr>
          <w:rFonts w:ascii="宋体" w:eastAsia="宋体" w:hAnsi="宋体" w:cs="宋体"/>
          <w:kern w:val="0"/>
          <w:szCs w:val="24"/>
        </w:rPr>
      </w:pPr>
      <w:r>
        <w:rPr>
          <w:rFonts w:ascii="宋体" w:eastAsia="宋体" w:hAnsi="宋体" w:cs="宋体"/>
          <w:kern w:val="0"/>
          <w:szCs w:val="24"/>
        </w:rPr>
        <w:tab/>
      </w:r>
      <w:r>
        <w:rPr>
          <w:szCs w:val="24"/>
        </w:rPr>
        <w:t>J</w:t>
      </w:r>
      <w:r>
        <w:rPr>
          <w:rFonts w:hint="eastAsia"/>
          <w:szCs w:val="24"/>
        </w:rPr>
        <w:t>ttag</w:t>
      </w:r>
      <w:r>
        <w:rPr>
          <w:rFonts w:hint="eastAsia"/>
          <w:szCs w:val="24"/>
        </w:rPr>
        <w:t>会自动连接网络服务器并进行数据传输。此功能方便了开发者和学习者对</w:t>
      </w:r>
      <w:r>
        <w:rPr>
          <w:rFonts w:hint="eastAsia"/>
          <w:szCs w:val="24"/>
        </w:rPr>
        <w:t>soc</w:t>
      </w:r>
      <w:r>
        <w:rPr>
          <w:rFonts w:hint="eastAsia"/>
          <w:szCs w:val="24"/>
        </w:rPr>
        <w:t>的远程控制和监视，且操作简单，在最后实现中是以和</w:t>
      </w:r>
      <w:r>
        <w:rPr>
          <w:rFonts w:hint="eastAsia"/>
          <w:szCs w:val="24"/>
        </w:rPr>
        <w:t>ide</w:t>
      </w:r>
      <w:r>
        <w:rPr>
          <w:rFonts w:hint="eastAsia"/>
          <w:szCs w:val="24"/>
        </w:rPr>
        <w:t>不同的线程执行，可以在</w:t>
      </w:r>
      <w:r>
        <w:rPr>
          <w:rFonts w:hint="eastAsia"/>
          <w:szCs w:val="24"/>
        </w:rPr>
        <w:t>ide</w:t>
      </w:r>
      <w:r>
        <w:rPr>
          <w:rFonts w:hint="eastAsia"/>
          <w:szCs w:val="24"/>
        </w:rPr>
        <w:t>崩溃时仍然能对</w:t>
      </w:r>
      <w:r>
        <w:rPr>
          <w:rFonts w:hint="eastAsia"/>
          <w:szCs w:val="24"/>
        </w:rPr>
        <w:t>soc</w:t>
      </w:r>
      <w:r>
        <w:rPr>
          <w:rFonts w:hint="eastAsia"/>
          <w:szCs w:val="24"/>
        </w:rPr>
        <w:t>进行监视和对一定行为的控制</w:t>
      </w:r>
      <w:r>
        <w:rPr>
          <w:rFonts w:ascii="宋体" w:eastAsia="宋体" w:hAnsi="宋体" w:cs="宋体" w:hint="eastAsia"/>
          <w:kern w:val="0"/>
          <w:szCs w:val="24"/>
        </w:rPr>
        <w:t>。</w:t>
      </w:r>
    </w:p>
    <w:p w14:paraId="11DE0C33" w14:textId="77777777" w:rsidR="00893462" w:rsidRDefault="006C25C0">
      <w:pPr>
        <w:ind w:firstLine="0"/>
        <w:jc w:val="left"/>
        <w:rPr>
          <w:rFonts w:ascii="宋体" w:eastAsia="宋体" w:hAnsi="宋体" w:cs="宋体"/>
          <w:b/>
          <w:bCs/>
          <w:kern w:val="0"/>
          <w:szCs w:val="24"/>
        </w:rPr>
      </w:pPr>
      <w:r>
        <w:rPr>
          <w:rFonts w:ascii="宋体" w:eastAsia="宋体" w:hAnsi="宋体" w:cs="宋体"/>
          <w:b/>
          <w:bCs/>
          <w:kern w:val="0"/>
          <w:szCs w:val="24"/>
        </w:rPr>
        <w:t>2)</w:t>
      </w:r>
      <w:r>
        <w:rPr>
          <w:rFonts w:hint="eastAsia"/>
          <w:b/>
          <w:bCs/>
          <w:szCs w:val="24"/>
        </w:rPr>
        <w:t>普通二进制文件的生成</w:t>
      </w:r>
    </w:p>
    <w:p w14:paraId="0E86ADF0" w14:textId="77777777" w:rsidR="00893462" w:rsidRDefault="006C25C0">
      <w:pPr>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770A4C48" wp14:editId="611D5892">
            <wp:extent cx="4565650" cy="3430270"/>
            <wp:effectExtent l="0" t="0" r="6350" b="11430"/>
            <wp:docPr id="13" name="图片 8" descr="C:\Users\user\Documents\Tencent Files\1016867898\Image\Group\X7Q[R[084(N2E`Q0I}XS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C:\Users\user\Documents\Tencent Files\1016867898\Image\Group\X7Q[R[084(N2E`Q0I}XS766.png"/>
                    <pic:cNvPicPr>
                      <a:picLocks noChangeAspect="1" noChangeArrowheads="1"/>
                    </pic:cNvPicPr>
                  </pic:nvPicPr>
                  <pic:blipFill>
                    <a:blip r:embed="rId43"/>
                    <a:srcRect/>
                    <a:stretch>
                      <a:fillRect/>
                    </a:stretch>
                  </pic:blipFill>
                  <pic:spPr>
                    <a:xfrm>
                      <a:off x="0" y="0"/>
                      <a:ext cx="4568938" cy="3432330"/>
                    </a:xfrm>
                    <a:prstGeom prst="rect">
                      <a:avLst/>
                    </a:prstGeom>
                    <a:noFill/>
                    <a:ln w="9525">
                      <a:noFill/>
                      <a:miter lim="800000"/>
                      <a:headEnd/>
                      <a:tailEnd/>
                    </a:ln>
                  </pic:spPr>
                </pic:pic>
              </a:graphicData>
            </a:graphic>
          </wp:inline>
        </w:drawing>
      </w:r>
    </w:p>
    <w:p w14:paraId="5FCB8682" w14:textId="77777777" w:rsidR="00893462" w:rsidRDefault="006C25C0">
      <w:pPr>
        <w:ind w:firstLine="0"/>
        <w:jc w:val="left"/>
        <w:rPr>
          <w:szCs w:val="24"/>
        </w:rPr>
      </w:pPr>
      <w:r>
        <w:rPr>
          <w:szCs w:val="24"/>
        </w:rPr>
        <w:lastRenderedPageBreak/>
        <w:tab/>
      </w:r>
      <w:r>
        <w:rPr>
          <w:rFonts w:hint="eastAsia"/>
          <w:szCs w:val="24"/>
        </w:rPr>
        <w:t>点击</w:t>
      </w:r>
      <w:r>
        <w:rPr>
          <w:rFonts w:hint="eastAsia"/>
          <w:szCs w:val="24"/>
        </w:rPr>
        <w:t>B</w:t>
      </w:r>
      <w:r>
        <w:rPr>
          <w:rFonts w:hint="eastAsia"/>
          <w:szCs w:val="24"/>
        </w:rPr>
        <w:t>按钮或者</w:t>
      </w:r>
      <w:r>
        <w:rPr>
          <w:rFonts w:hint="eastAsia"/>
          <w:szCs w:val="24"/>
        </w:rPr>
        <w:t>edit</w:t>
      </w:r>
      <w:r>
        <w:rPr>
          <w:rFonts w:hint="eastAsia"/>
          <w:szCs w:val="24"/>
        </w:rPr>
        <w:t>中的</w:t>
      </w:r>
      <w:r>
        <w:rPr>
          <w:rFonts w:hint="eastAsia"/>
          <w:szCs w:val="24"/>
        </w:rPr>
        <w:t xml:space="preserve">change into binary </w:t>
      </w:r>
      <w:r>
        <w:rPr>
          <w:rFonts w:hint="eastAsia"/>
          <w:szCs w:val="24"/>
        </w:rPr>
        <w:t>或者使用</w:t>
      </w:r>
      <w:r>
        <w:rPr>
          <w:rFonts w:hint="eastAsia"/>
          <w:szCs w:val="24"/>
        </w:rPr>
        <w:t xml:space="preserve">ctrl+] </w:t>
      </w:r>
      <w:r>
        <w:rPr>
          <w:rFonts w:hint="eastAsia"/>
          <w:szCs w:val="24"/>
        </w:rPr>
        <w:t>可以将汇编代码变为普通</w:t>
      </w:r>
      <w:r>
        <w:rPr>
          <w:rFonts w:hint="eastAsia"/>
          <w:szCs w:val="24"/>
        </w:rPr>
        <w:t>2</w:t>
      </w:r>
      <w:r>
        <w:rPr>
          <w:rFonts w:hint="eastAsia"/>
          <w:szCs w:val="24"/>
        </w:rPr>
        <w:t>进制文件可以直接用于</w:t>
      </w:r>
      <w:r>
        <w:rPr>
          <w:rFonts w:hint="eastAsia"/>
          <w:szCs w:val="24"/>
        </w:rPr>
        <w:t>modelsim</w:t>
      </w:r>
      <w:r>
        <w:rPr>
          <w:rFonts w:hint="eastAsia"/>
          <w:szCs w:val="24"/>
        </w:rPr>
        <w:t>仿真，生成成功后会显示生成地址方便后面寻找</w:t>
      </w:r>
    </w:p>
    <w:p w14:paraId="1DF41D85" w14:textId="77777777" w:rsidR="00893462" w:rsidRDefault="006C25C0">
      <w:r>
        <w:rPr>
          <w:noProof/>
        </w:rPr>
        <w:drawing>
          <wp:anchor distT="0" distB="0" distL="114300" distR="114300" simplePos="0" relativeHeight="251657216" behindDoc="0" locked="0" layoutInCell="1" allowOverlap="1" wp14:anchorId="3DDBC0F7" wp14:editId="32869B19">
            <wp:simplePos x="0" y="0"/>
            <wp:positionH relativeFrom="column">
              <wp:posOffset>-24130</wp:posOffset>
            </wp:positionH>
            <wp:positionV relativeFrom="paragraph">
              <wp:posOffset>38100</wp:posOffset>
            </wp:positionV>
            <wp:extent cx="3308350" cy="2533650"/>
            <wp:effectExtent l="0" t="0" r="6350" b="6350"/>
            <wp:wrapSquare wrapText="bothSides"/>
            <wp:docPr id="34" name="图片 34" descr="C:\Users\user\AppData\Roaming\Tencent\Users\1016867898\TIM\WinTemp\RichOle\~%~)PWZZ31%]W9TJNT{{)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user\AppData\Roaming\Tencent\Users\1016867898\TIM\WinTemp\RichOle\~%~)PWZZ31%]W9TJNT{{)VT.png"/>
                    <pic:cNvPicPr>
                      <a:picLocks noChangeAspect="1" noChangeArrowheads="1"/>
                    </pic:cNvPicPr>
                  </pic:nvPicPr>
                  <pic:blipFill>
                    <a:blip r:embed="rId44"/>
                    <a:srcRect/>
                    <a:stretch>
                      <a:fillRect/>
                    </a:stretch>
                  </pic:blipFill>
                  <pic:spPr>
                    <a:xfrm>
                      <a:off x="0" y="0"/>
                      <a:ext cx="3308350" cy="2533650"/>
                    </a:xfrm>
                    <a:prstGeom prst="rect">
                      <a:avLst/>
                    </a:prstGeom>
                    <a:noFill/>
                    <a:ln w="9525">
                      <a:noFill/>
                      <a:miter lim="800000"/>
                      <a:headEnd/>
                      <a:tailEnd/>
                    </a:ln>
                  </pic:spPr>
                </pic:pic>
              </a:graphicData>
            </a:graphic>
          </wp:anchor>
        </w:drawing>
      </w:r>
    </w:p>
    <w:p w14:paraId="391D2732" w14:textId="77777777" w:rsidR="00893462" w:rsidRDefault="006C25C0">
      <w:pPr>
        <w:jc w:val="left"/>
        <w:rPr>
          <w:rFonts w:ascii="宋体" w:eastAsia="宋体" w:hAnsi="宋体" w:cs="宋体"/>
          <w:kern w:val="0"/>
          <w:szCs w:val="24"/>
        </w:rPr>
      </w:pPr>
      <w:r>
        <w:rPr>
          <w:rFonts w:ascii="宋体" w:eastAsia="宋体" w:hAnsi="宋体" w:cs="宋体"/>
          <w:noProof/>
          <w:kern w:val="0"/>
          <w:szCs w:val="24"/>
        </w:rPr>
        <w:drawing>
          <wp:inline distT="0" distB="0" distL="0" distR="0" wp14:anchorId="70F8DFFA" wp14:editId="16B5681E">
            <wp:extent cx="1028700" cy="2309495"/>
            <wp:effectExtent l="0" t="0" r="0" b="1905"/>
            <wp:docPr id="36" name="图片 36" descr="C:\Users\user\AppData\Roaming\Tencent\Users\1016867898\TIM\WinTemp\RichOle\8KCR82JM88)EUIA]0)FME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user\AppData\Roaming\Tencent\Users\1016867898\TIM\WinTemp\RichOle\8KCR82JM88)EUIA]0)FMELC.png"/>
                    <pic:cNvPicPr>
                      <a:picLocks noChangeAspect="1" noChangeArrowheads="1"/>
                    </pic:cNvPicPr>
                  </pic:nvPicPr>
                  <pic:blipFill>
                    <a:blip r:embed="rId45"/>
                    <a:srcRect/>
                    <a:stretch>
                      <a:fillRect/>
                    </a:stretch>
                  </pic:blipFill>
                  <pic:spPr>
                    <a:xfrm>
                      <a:off x="0" y="0"/>
                      <a:ext cx="1029890" cy="2311497"/>
                    </a:xfrm>
                    <a:prstGeom prst="rect">
                      <a:avLst/>
                    </a:prstGeom>
                    <a:noFill/>
                    <a:ln w="9525">
                      <a:noFill/>
                      <a:miter lim="800000"/>
                      <a:headEnd/>
                      <a:tailEnd/>
                    </a:ln>
                  </pic:spPr>
                </pic:pic>
              </a:graphicData>
            </a:graphic>
          </wp:inline>
        </w:drawing>
      </w:r>
      <w:r>
        <w:rPr>
          <w:rFonts w:ascii="宋体" w:eastAsia="宋体" w:hAnsi="宋体" w:cs="宋体"/>
          <w:kern w:val="0"/>
          <w:szCs w:val="24"/>
        </w:rPr>
        <w:br w:type="textWrapping" w:clear="all"/>
      </w:r>
      <w:r>
        <w:rPr>
          <w:rFonts w:ascii="宋体" w:eastAsia="宋体" w:hAnsi="宋体" w:cs="宋体"/>
          <w:noProof/>
          <w:kern w:val="0"/>
          <w:szCs w:val="24"/>
        </w:rPr>
        <w:drawing>
          <wp:inline distT="0" distB="0" distL="0" distR="0" wp14:anchorId="486808C3" wp14:editId="5A24EDB7">
            <wp:extent cx="5983605" cy="509270"/>
            <wp:effectExtent l="0" t="0" r="10795" b="11430"/>
            <wp:docPr id="38" name="图片 38" descr="C:\Users\user\AppData\Roaming\Tencent\Users\1016867898\TIM\WinTemp\RichOle\7%%J2YY1_TQ1W]$2@@6ZN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user\AppData\Roaming\Tencent\Users\1016867898\TIM\WinTemp\RichOle\7%%J2YY1_TQ1W]$2@@6ZN_O.png"/>
                    <pic:cNvPicPr>
                      <a:picLocks noChangeAspect="1" noChangeArrowheads="1"/>
                    </pic:cNvPicPr>
                  </pic:nvPicPr>
                  <pic:blipFill>
                    <a:blip r:embed="rId46"/>
                    <a:srcRect/>
                    <a:stretch>
                      <a:fillRect/>
                    </a:stretch>
                  </pic:blipFill>
                  <pic:spPr>
                    <a:xfrm>
                      <a:off x="0" y="0"/>
                      <a:ext cx="5983686" cy="509548"/>
                    </a:xfrm>
                    <a:prstGeom prst="rect">
                      <a:avLst/>
                    </a:prstGeom>
                    <a:noFill/>
                    <a:ln w="9525">
                      <a:noFill/>
                      <a:miter lim="800000"/>
                      <a:headEnd/>
                      <a:tailEnd/>
                    </a:ln>
                  </pic:spPr>
                </pic:pic>
              </a:graphicData>
            </a:graphic>
          </wp:inline>
        </w:drawing>
      </w:r>
    </w:p>
    <w:p w14:paraId="2E7585A1" w14:textId="77777777" w:rsidR="00893462" w:rsidRDefault="006C25C0">
      <w:pPr>
        <w:pStyle w:val="a7"/>
      </w:pPr>
      <w:r>
        <w:rPr>
          <w:rFonts w:hint="eastAsia"/>
        </w:rPr>
        <w:t>spi</w:t>
      </w:r>
      <w:r>
        <w:rPr>
          <w:rFonts w:hint="eastAsia"/>
        </w:rPr>
        <w:t>驱动代码生成的二进制文件</w:t>
      </w:r>
      <w:r>
        <w:rPr>
          <w:rFonts w:hint="eastAsia"/>
        </w:rPr>
        <w:t xml:space="preserve"> modelsim</w:t>
      </w:r>
      <w:r>
        <w:rPr>
          <w:rFonts w:hint="eastAsia"/>
        </w:rPr>
        <w:t>仿真波形</w:t>
      </w:r>
    </w:p>
    <w:p w14:paraId="6D942A82" w14:textId="77777777" w:rsidR="00893462" w:rsidRDefault="00893462"/>
    <w:p w14:paraId="682F9FD4" w14:textId="77777777" w:rsidR="00893462" w:rsidRDefault="006C25C0">
      <w:pPr>
        <w:ind w:firstLine="0"/>
        <w:jc w:val="left"/>
        <w:rPr>
          <w:szCs w:val="24"/>
        </w:rPr>
      </w:pPr>
      <w:r>
        <w:tab/>
      </w:r>
      <w:r>
        <w:rPr>
          <w:rFonts w:hint="eastAsia"/>
          <w:szCs w:val="24"/>
        </w:rPr>
        <w:t>同时</w:t>
      </w:r>
      <w:r>
        <w:rPr>
          <w:rFonts w:hint="eastAsia"/>
          <w:szCs w:val="24"/>
        </w:rPr>
        <w:t>ide</w:t>
      </w:r>
      <w:r>
        <w:rPr>
          <w:rFonts w:hint="eastAsia"/>
          <w:szCs w:val="24"/>
        </w:rPr>
        <w:t>有着较为完善的报错机制，可以显示错误以及行数</w:t>
      </w:r>
      <w:r>
        <w:rPr>
          <w:rFonts w:hint="eastAsia"/>
          <w:szCs w:val="24"/>
        </w:rPr>
        <w:t xml:space="preserve">, </w:t>
      </w:r>
      <w:r>
        <w:rPr>
          <w:rFonts w:hint="eastAsia"/>
          <w:szCs w:val="24"/>
        </w:rPr>
        <w:t>可以看到错误的汇编代码会直接提示到错误的行数以及无法翻译的语句，这大大方便了调试和修改</w:t>
      </w:r>
      <w:r>
        <w:rPr>
          <w:rFonts w:hint="eastAsia"/>
          <w:szCs w:val="24"/>
        </w:rPr>
        <w:t xml:space="preserve">, </w:t>
      </w:r>
      <w:r>
        <w:rPr>
          <w:rFonts w:hint="eastAsia"/>
          <w:szCs w:val="24"/>
        </w:rPr>
        <w:t>普通二进制文件在</w:t>
      </w:r>
      <w:r>
        <w:rPr>
          <w:rFonts w:hint="eastAsia"/>
          <w:szCs w:val="24"/>
        </w:rPr>
        <w:t>soc</w:t>
      </w:r>
      <w:r>
        <w:rPr>
          <w:rFonts w:hint="eastAsia"/>
          <w:szCs w:val="24"/>
        </w:rPr>
        <w:t>研发和开发过程中非常重要，且市面上部分开发工具不支持直接生成</w:t>
      </w:r>
      <w:r>
        <w:rPr>
          <w:rFonts w:hint="eastAsia"/>
          <w:szCs w:val="24"/>
        </w:rPr>
        <w:t>2</w:t>
      </w:r>
      <w:r>
        <w:rPr>
          <w:rFonts w:hint="eastAsia"/>
          <w:szCs w:val="24"/>
        </w:rPr>
        <w:t>进制文件，</w:t>
      </w:r>
      <w:r>
        <w:rPr>
          <w:rFonts w:hint="eastAsia"/>
          <w:szCs w:val="24"/>
        </w:rPr>
        <w:t>prv332ide</w:t>
      </w:r>
      <w:r>
        <w:rPr>
          <w:rFonts w:hint="eastAsia"/>
          <w:szCs w:val="24"/>
        </w:rPr>
        <w:t>对此进行学习和教育方面优化。</w:t>
      </w:r>
    </w:p>
    <w:p w14:paraId="061389B8" w14:textId="77777777" w:rsidR="00893462" w:rsidRDefault="006C25C0">
      <w:pPr>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14:anchorId="55C06D41" wp14:editId="522C4668">
            <wp:extent cx="4995545" cy="3849370"/>
            <wp:effectExtent l="0" t="0" r="8255" b="11430"/>
            <wp:docPr id="30" name="图片 30" descr="C:\Users\user\AppData\Roaming\Tencent\Users\1016867898\TIM\WinTemp\RichOle\7GY[Y1G77@4X8DURDUGKY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user\AppData\Roaming\Tencent\Users\1016867898\TIM\WinTemp\RichOle\7GY[Y1G77@4X8DURDUGKYMW.png"/>
                    <pic:cNvPicPr>
                      <a:picLocks noChangeAspect="1" noChangeArrowheads="1"/>
                    </pic:cNvPicPr>
                  </pic:nvPicPr>
                  <pic:blipFill>
                    <a:blip r:embed="rId47"/>
                    <a:srcRect/>
                    <a:stretch>
                      <a:fillRect/>
                    </a:stretch>
                  </pic:blipFill>
                  <pic:spPr>
                    <a:xfrm>
                      <a:off x="0" y="0"/>
                      <a:ext cx="4995862" cy="3849667"/>
                    </a:xfrm>
                    <a:prstGeom prst="rect">
                      <a:avLst/>
                    </a:prstGeom>
                    <a:noFill/>
                    <a:ln w="9525">
                      <a:noFill/>
                      <a:miter lim="800000"/>
                      <a:headEnd/>
                      <a:tailEnd/>
                    </a:ln>
                  </pic:spPr>
                </pic:pic>
              </a:graphicData>
            </a:graphic>
          </wp:inline>
        </w:drawing>
      </w:r>
    </w:p>
    <w:p w14:paraId="36971B6E" w14:textId="77777777" w:rsidR="00893462" w:rsidRDefault="006C25C0">
      <w:pPr>
        <w:rPr>
          <w:b/>
          <w:bCs/>
          <w:szCs w:val="24"/>
        </w:rPr>
      </w:pPr>
      <w:r>
        <w:rPr>
          <w:rFonts w:hint="eastAsia"/>
          <w:b/>
          <w:bCs/>
          <w:szCs w:val="24"/>
        </w:rPr>
        <w:t>3</w:t>
      </w:r>
      <w:r>
        <w:rPr>
          <w:rFonts w:hint="eastAsia"/>
          <w:b/>
          <w:bCs/>
          <w:szCs w:val="24"/>
        </w:rPr>
        <w:t>）</w:t>
      </w:r>
      <w:r>
        <w:rPr>
          <w:rFonts w:hint="eastAsia"/>
          <w:b/>
          <w:bCs/>
          <w:szCs w:val="24"/>
        </w:rPr>
        <w:t>COE</w:t>
      </w:r>
      <w:r>
        <w:rPr>
          <w:rFonts w:hint="eastAsia"/>
          <w:b/>
          <w:bCs/>
          <w:szCs w:val="24"/>
        </w:rPr>
        <w:t>文件的生成</w:t>
      </w:r>
    </w:p>
    <w:p w14:paraId="5E041EA8" w14:textId="77777777" w:rsidR="00893462" w:rsidRDefault="006C25C0">
      <w:pPr>
        <w:jc w:val="center"/>
        <w:rPr>
          <w:szCs w:val="24"/>
        </w:rPr>
      </w:pPr>
      <w:r>
        <w:rPr>
          <w:rFonts w:ascii="宋体" w:eastAsia="宋体" w:hAnsi="宋体" w:cs="宋体"/>
          <w:noProof/>
          <w:kern w:val="0"/>
          <w:szCs w:val="24"/>
        </w:rPr>
        <w:drawing>
          <wp:inline distT="0" distB="0" distL="0" distR="0" wp14:anchorId="0795DDEC" wp14:editId="1B6F6DEB">
            <wp:extent cx="5083810" cy="3905885"/>
            <wp:effectExtent l="0" t="0" r="8890" b="5715"/>
            <wp:docPr id="15" name="图片 12" descr="C:\Users\user\Documents\Tencent Files\1016867898\Image\Group\0X}IQB_H~PYML{@N7NDAH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C:\Users\user\Documents\Tencent Files\1016867898\Image\Group\0X}IQB_H~PYML{@N7NDAHGX.png"/>
                    <pic:cNvPicPr>
                      <a:picLocks noChangeAspect="1" noChangeArrowheads="1"/>
                    </pic:cNvPicPr>
                  </pic:nvPicPr>
                  <pic:blipFill>
                    <a:blip r:embed="rId48"/>
                    <a:srcRect/>
                    <a:stretch>
                      <a:fillRect/>
                    </a:stretch>
                  </pic:blipFill>
                  <pic:spPr>
                    <a:xfrm>
                      <a:off x="0" y="0"/>
                      <a:ext cx="5085321" cy="3906859"/>
                    </a:xfrm>
                    <a:prstGeom prst="rect">
                      <a:avLst/>
                    </a:prstGeom>
                    <a:noFill/>
                    <a:ln w="9525">
                      <a:noFill/>
                      <a:miter lim="800000"/>
                      <a:headEnd/>
                      <a:tailEnd/>
                    </a:ln>
                  </pic:spPr>
                </pic:pic>
              </a:graphicData>
            </a:graphic>
          </wp:inline>
        </w:drawing>
      </w:r>
    </w:p>
    <w:p w14:paraId="5F18E8BF" w14:textId="77777777" w:rsidR="00893462" w:rsidRDefault="006C25C0">
      <w:pPr>
        <w:jc w:val="left"/>
        <w:rPr>
          <w:rFonts w:ascii="宋体" w:eastAsia="宋体" w:hAnsi="宋体" w:cs="宋体"/>
          <w:kern w:val="0"/>
          <w:szCs w:val="24"/>
        </w:rPr>
      </w:pPr>
      <w:r>
        <w:rPr>
          <w:szCs w:val="24"/>
        </w:rPr>
        <w:tab/>
        <w:t>C</w:t>
      </w:r>
      <w:r>
        <w:rPr>
          <w:rFonts w:hint="eastAsia"/>
          <w:szCs w:val="24"/>
        </w:rPr>
        <w:t>oe</w:t>
      </w:r>
      <w:r>
        <w:rPr>
          <w:rFonts w:hint="eastAsia"/>
          <w:szCs w:val="24"/>
        </w:rPr>
        <w:t>文件可以用于</w:t>
      </w:r>
      <w:r>
        <w:rPr>
          <w:rFonts w:hint="eastAsia"/>
          <w:szCs w:val="24"/>
        </w:rPr>
        <w:t>xilinx</w:t>
      </w:r>
      <w:r>
        <w:rPr>
          <w:rFonts w:hint="eastAsia"/>
          <w:szCs w:val="24"/>
        </w:rPr>
        <w:t>的</w:t>
      </w:r>
      <w:r>
        <w:rPr>
          <w:rFonts w:hint="eastAsia"/>
          <w:szCs w:val="24"/>
        </w:rPr>
        <w:t>brom</w:t>
      </w:r>
      <w:r>
        <w:rPr>
          <w:rFonts w:hint="eastAsia"/>
          <w:szCs w:val="24"/>
        </w:rPr>
        <w:t>的烧写，</w:t>
      </w:r>
      <w:r>
        <w:rPr>
          <w:rFonts w:hint="eastAsia"/>
          <w:szCs w:val="24"/>
        </w:rPr>
        <w:t>ide</w:t>
      </w:r>
      <w:r>
        <w:rPr>
          <w:rFonts w:hint="eastAsia"/>
          <w:szCs w:val="24"/>
        </w:rPr>
        <w:t>中可以通过点击</w:t>
      </w:r>
      <w:r>
        <w:rPr>
          <w:rFonts w:hint="eastAsia"/>
          <w:szCs w:val="24"/>
        </w:rPr>
        <w:t>c</w:t>
      </w:r>
      <w:r>
        <w:rPr>
          <w:rFonts w:hint="eastAsia"/>
          <w:szCs w:val="24"/>
        </w:rPr>
        <w:t>按钮或者</w:t>
      </w:r>
      <w:r>
        <w:rPr>
          <w:rFonts w:hint="eastAsia"/>
          <w:szCs w:val="24"/>
        </w:rPr>
        <w:t>edit</w:t>
      </w:r>
      <w:r>
        <w:rPr>
          <w:rFonts w:hint="eastAsia"/>
          <w:szCs w:val="24"/>
        </w:rPr>
        <w:t>中的</w:t>
      </w:r>
      <w:r>
        <w:rPr>
          <w:rFonts w:hint="eastAsia"/>
          <w:szCs w:val="24"/>
        </w:rPr>
        <w:t xml:space="preserve">change into coe </w:t>
      </w:r>
      <w:r>
        <w:rPr>
          <w:rFonts w:hint="eastAsia"/>
          <w:szCs w:val="24"/>
        </w:rPr>
        <w:t>从而生成</w:t>
      </w:r>
      <w:r>
        <w:rPr>
          <w:rFonts w:hint="eastAsia"/>
          <w:szCs w:val="24"/>
        </w:rPr>
        <w:t xml:space="preserve"> coe</w:t>
      </w:r>
      <w:r>
        <w:rPr>
          <w:rFonts w:hint="eastAsia"/>
          <w:szCs w:val="24"/>
        </w:rPr>
        <w:t>文件，并且可以自由选择保存位置和格式</w:t>
      </w:r>
      <w:r>
        <w:rPr>
          <w:rFonts w:ascii="宋体" w:eastAsia="宋体" w:hAnsi="宋体" w:cs="宋体" w:hint="eastAsia"/>
          <w:kern w:val="0"/>
          <w:szCs w:val="24"/>
        </w:rPr>
        <w:t>。</w:t>
      </w:r>
    </w:p>
    <w:p w14:paraId="59A5DFCC" w14:textId="77777777" w:rsidR="00893462" w:rsidRDefault="006C25C0">
      <w:pPr>
        <w:jc w:val="left"/>
        <w:rPr>
          <w:szCs w:val="24"/>
        </w:rPr>
      </w:pPr>
      <w:r>
        <w:rPr>
          <w:szCs w:val="24"/>
        </w:rPr>
        <w:tab/>
      </w:r>
      <w:r>
        <w:rPr>
          <w:rFonts w:hint="eastAsia"/>
          <w:szCs w:val="24"/>
        </w:rPr>
        <w:t>以下：一个完整的</w:t>
      </w:r>
      <w:r>
        <w:rPr>
          <w:rFonts w:hint="eastAsia"/>
          <w:szCs w:val="24"/>
        </w:rPr>
        <w:t>COE</w:t>
      </w:r>
      <w:r>
        <w:rPr>
          <w:rFonts w:hint="eastAsia"/>
          <w:szCs w:val="24"/>
        </w:rPr>
        <w:t>文件——</w:t>
      </w:r>
    </w:p>
    <w:p w14:paraId="4B876AFA" w14:textId="77777777" w:rsidR="00893462" w:rsidRDefault="006C25C0">
      <w:pPr>
        <w:jc w:val="left"/>
        <w:rPr>
          <w:szCs w:val="24"/>
        </w:rPr>
      </w:pPr>
      <w:r>
        <w:rPr>
          <w:szCs w:val="24"/>
        </w:rPr>
        <w:lastRenderedPageBreak/>
        <w:tab/>
      </w:r>
      <w:r>
        <w:rPr>
          <w:rFonts w:hint="eastAsia"/>
          <w:szCs w:val="24"/>
        </w:rPr>
        <w:t>第一行：</w:t>
      </w:r>
      <w:r>
        <w:rPr>
          <w:szCs w:val="24"/>
        </w:rPr>
        <w:t>MEMORY_INITIALIZATION_RADIX=2;</w:t>
      </w:r>
    </w:p>
    <w:p w14:paraId="251FD8CE" w14:textId="77777777" w:rsidR="00893462" w:rsidRDefault="006C25C0">
      <w:pPr>
        <w:jc w:val="left"/>
        <w:rPr>
          <w:szCs w:val="24"/>
        </w:rPr>
      </w:pPr>
      <w:r>
        <w:rPr>
          <w:szCs w:val="24"/>
        </w:rPr>
        <w:tab/>
      </w:r>
      <w:r>
        <w:rPr>
          <w:szCs w:val="24"/>
        </w:rPr>
        <w:tab/>
      </w:r>
      <w:r>
        <w:rPr>
          <w:szCs w:val="24"/>
        </w:rPr>
        <w:tab/>
      </w:r>
      <w:r>
        <w:rPr>
          <w:rFonts w:hint="eastAsia"/>
          <w:szCs w:val="24"/>
        </w:rPr>
        <w:t>表示的是几进制数据</w:t>
      </w:r>
    </w:p>
    <w:p w14:paraId="51CD2476" w14:textId="77777777" w:rsidR="00893462" w:rsidRDefault="006C25C0">
      <w:pPr>
        <w:jc w:val="left"/>
        <w:rPr>
          <w:szCs w:val="24"/>
        </w:rPr>
      </w:pPr>
      <w:r>
        <w:rPr>
          <w:szCs w:val="24"/>
        </w:rPr>
        <w:tab/>
      </w:r>
      <w:r>
        <w:rPr>
          <w:rFonts w:hint="eastAsia"/>
          <w:szCs w:val="24"/>
        </w:rPr>
        <w:t>第二行：</w:t>
      </w:r>
      <w:r>
        <w:rPr>
          <w:szCs w:val="24"/>
        </w:rPr>
        <w:t>MEMORY_INITIALIZATION_VECTOR=</w:t>
      </w:r>
    </w:p>
    <w:p w14:paraId="45FCA399" w14:textId="77777777" w:rsidR="00893462" w:rsidRDefault="006C25C0">
      <w:pPr>
        <w:jc w:val="left"/>
        <w:rPr>
          <w:szCs w:val="24"/>
        </w:rPr>
      </w:pPr>
      <w:r>
        <w:rPr>
          <w:szCs w:val="24"/>
        </w:rPr>
        <w:tab/>
      </w:r>
      <w:r>
        <w:rPr>
          <w:szCs w:val="24"/>
        </w:rPr>
        <w:tab/>
      </w:r>
      <w:r>
        <w:rPr>
          <w:szCs w:val="24"/>
        </w:rPr>
        <w:tab/>
      </w:r>
      <w:r>
        <w:rPr>
          <w:rFonts w:hint="eastAsia"/>
          <w:szCs w:val="24"/>
        </w:rPr>
        <w:t>表示你要初始化的内容，然后把初始化的数据从第三行开始写，注</w:t>
      </w:r>
      <w:r>
        <w:rPr>
          <w:szCs w:val="24"/>
        </w:rPr>
        <w:tab/>
      </w:r>
      <w:r>
        <w:rPr>
          <w:szCs w:val="24"/>
        </w:rPr>
        <w:tab/>
      </w:r>
      <w:r>
        <w:rPr>
          <w:szCs w:val="24"/>
        </w:rPr>
        <w:tab/>
      </w:r>
      <w:r>
        <w:rPr>
          <w:szCs w:val="24"/>
        </w:rPr>
        <w:tab/>
      </w:r>
      <w:r>
        <w:rPr>
          <w:rFonts w:hint="eastAsia"/>
          <w:szCs w:val="24"/>
        </w:rPr>
        <w:t>意每一个数据后面都要有一个逗号。最后一个数据是分号。然后保</w:t>
      </w:r>
      <w:r>
        <w:rPr>
          <w:szCs w:val="24"/>
        </w:rPr>
        <w:tab/>
      </w:r>
      <w:r>
        <w:rPr>
          <w:szCs w:val="24"/>
        </w:rPr>
        <w:tab/>
      </w:r>
      <w:r>
        <w:rPr>
          <w:szCs w:val="24"/>
        </w:rPr>
        <w:tab/>
      </w:r>
      <w:r>
        <w:rPr>
          <w:szCs w:val="24"/>
        </w:rPr>
        <w:tab/>
      </w:r>
      <w:r>
        <w:rPr>
          <w:rFonts w:hint="eastAsia"/>
          <w:szCs w:val="24"/>
        </w:rPr>
        <w:t>存重新命名为</w:t>
      </w:r>
      <w:r>
        <w:rPr>
          <w:rFonts w:hint="eastAsia"/>
          <w:szCs w:val="24"/>
        </w:rPr>
        <w:t>xxx.coe</w:t>
      </w:r>
      <w:r>
        <w:rPr>
          <w:rFonts w:hint="eastAsia"/>
          <w:szCs w:val="24"/>
        </w:rPr>
        <w:t>即可。</w:t>
      </w:r>
    </w:p>
    <w:p w14:paraId="081D1188" w14:textId="77777777" w:rsidR="00893462" w:rsidRDefault="006C25C0">
      <w:pPr>
        <w:ind w:firstLine="0"/>
        <w:jc w:val="left"/>
        <w:rPr>
          <w:szCs w:val="24"/>
        </w:rPr>
      </w:pPr>
      <w:r>
        <w:rPr>
          <w:szCs w:val="24"/>
        </w:rPr>
        <w:tab/>
      </w:r>
      <w:r>
        <w:rPr>
          <w:rFonts w:hint="eastAsia"/>
          <w:szCs w:val="24"/>
        </w:rPr>
        <w:t>利用</w:t>
      </w:r>
      <w:r>
        <w:rPr>
          <w:rFonts w:hint="eastAsia"/>
          <w:szCs w:val="24"/>
        </w:rPr>
        <w:t xml:space="preserve">python </w:t>
      </w:r>
      <w:r>
        <w:rPr>
          <w:rFonts w:hint="eastAsia"/>
          <w:szCs w:val="24"/>
        </w:rPr>
        <w:t>的便捷性调用自研汇编器接口可以直接快速生成</w:t>
      </w:r>
      <w:r>
        <w:rPr>
          <w:rFonts w:hint="eastAsia"/>
          <w:szCs w:val="24"/>
        </w:rPr>
        <w:t>spi</w:t>
      </w:r>
      <w:r>
        <w:rPr>
          <w:rFonts w:hint="eastAsia"/>
          <w:szCs w:val="24"/>
        </w:rPr>
        <w:t>驱动对应的</w:t>
      </w:r>
      <w:r>
        <w:rPr>
          <w:rFonts w:hint="eastAsia"/>
          <w:szCs w:val="24"/>
        </w:rPr>
        <w:t>coe</w:t>
      </w:r>
      <w:r>
        <w:rPr>
          <w:rFonts w:hint="eastAsia"/>
          <w:szCs w:val="24"/>
        </w:rPr>
        <w:t>代码，可以直接保存到目录下，同时可以在示波器看到相应波形。</w:t>
      </w:r>
    </w:p>
    <w:p w14:paraId="5E3645ED" w14:textId="77777777" w:rsidR="00893462" w:rsidRDefault="00893462">
      <w:pPr>
        <w:jc w:val="left"/>
        <w:rPr>
          <w:szCs w:val="24"/>
        </w:rPr>
      </w:pPr>
    </w:p>
    <w:p w14:paraId="632585CA" w14:textId="77777777" w:rsidR="00893462" w:rsidRDefault="00893462">
      <w:pPr>
        <w:jc w:val="left"/>
        <w:rPr>
          <w:szCs w:val="24"/>
        </w:rPr>
      </w:pPr>
    </w:p>
    <w:p w14:paraId="318A776B" w14:textId="77777777" w:rsidR="00893462" w:rsidRDefault="00893462">
      <w:pPr>
        <w:rPr>
          <w:szCs w:val="24"/>
        </w:rPr>
      </w:pPr>
    </w:p>
    <w:p w14:paraId="2813FFF7" w14:textId="77777777" w:rsidR="00893462" w:rsidRDefault="00893462">
      <w:pPr>
        <w:rPr>
          <w:szCs w:val="24"/>
        </w:rPr>
      </w:pPr>
    </w:p>
    <w:p w14:paraId="224F7422" w14:textId="77777777" w:rsidR="00893462" w:rsidRDefault="006C25C0">
      <w:pPr>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1CD89947" wp14:editId="3C7D0884">
            <wp:extent cx="3213735" cy="2486025"/>
            <wp:effectExtent l="0" t="0" r="12065" b="3175"/>
            <wp:docPr id="32" name="图片 32" descr="C:\Users\user\AppData\Roaming\Tencent\Users\1016867898\TIM\WinTemp\RichOle\N2Q$D@D7R@R4_Z[O0[{O2`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user\AppData\Roaming\Tencent\Users\1016867898\TIM\WinTemp\RichOle\N2Q$D@D7R@R4_Z[O0[{O2`U.png"/>
                    <pic:cNvPicPr>
                      <a:picLocks noChangeAspect="1" noChangeArrowheads="1"/>
                    </pic:cNvPicPr>
                  </pic:nvPicPr>
                  <pic:blipFill>
                    <a:blip r:embed="rId49"/>
                    <a:srcRect/>
                    <a:stretch>
                      <a:fillRect/>
                    </a:stretch>
                  </pic:blipFill>
                  <pic:spPr>
                    <a:xfrm>
                      <a:off x="0" y="0"/>
                      <a:ext cx="3215878" cy="2487521"/>
                    </a:xfrm>
                    <a:prstGeom prst="rect">
                      <a:avLst/>
                    </a:prstGeom>
                    <a:noFill/>
                    <a:ln w="9525">
                      <a:noFill/>
                      <a:miter lim="800000"/>
                      <a:headEnd/>
                      <a:tailEnd/>
                    </a:ln>
                  </pic:spPr>
                </pic:pic>
              </a:graphicData>
            </a:graphic>
          </wp:inline>
        </w:drawing>
      </w:r>
      <w:r>
        <w:rPr>
          <w:rFonts w:ascii="宋体" w:eastAsia="宋体" w:hAnsi="宋体" w:cs="宋体"/>
          <w:noProof/>
          <w:kern w:val="0"/>
          <w:szCs w:val="24"/>
        </w:rPr>
        <w:drawing>
          <wp:inline distT="0" distB="0" distL="0" distR="0" wp14:anchorId="23BC93FC" wp14:editId="1485F0D5">
            <wp:extent cx="1823720" cy="2454275"/>
            <wp:effectExtent l="0" t="0" r="5080" b="9525"/>
            <wp:docPr id="42" name="图片 42" descr="C:\Users\user\AppData\Roaming\Tencent\Users\1016867898\TIM\WinTemp\RichOle\_0L`_5QP87ZDF($ZB%ZW9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user\AppData\Roaming\Tencent\Users\1016867898\TIM\WinTemp\RichOle\_0L`_5QP87ZDF($ZB%ZW9LL.png"/>
                    <pic:cNvPicPr>
                      <a:picLocks noChangeAspect="1" noChangeArrowheads="1"/>
                    </pic:cNvPicPr>
                  </pic:nvPicPr>
                  <pic:blipFill>
                    <a:blip r:embed="rId50"/>
                    <a:srcRect/>
                    <a:stretch>
                      <a:fillRect/>
                    </a:stretch>
                  </pic:blipFill>
                  <pic:spPr>
                    <a:xfrm>
                      <a:off x="0" y="0"/>
                      <a:ext cx="1823910" cy="2454396"/>
                    </a:xfrm>
                    <a:prstGeom prst="rect">
                      <a:avLst/>
                    </a:prstGeom>
                    <a:noFill/>
                    <a:ln w="9525">
                      <a:noFill/>
                      <a:miter lim="800000"/>
                      <a:headEnd/>
                      <a:tailEnd/>
                    </a:ln>
                  </pic:spPr>
                </pic:pic>
              </a:graphicData>
            </a:graphic>
          </wp:inline>
        </w:drawing>
      </w:r>
    </w:p>
    <w:p w14:paraId="5D27082D" w14:textId="77777777" w:rsidR="00893462" w:rsidRDefault="00893462">
      <w:pPr>
        <w:jc w:val="left"/>
        <w:rPr>
          <w:rFonts w:ascii="宋体" w:eastAsia="宋体" w:hAnsi="宋体" w:cs="宋体"/>
          <w:kern w:val="0"/>
          <w:szCs w:val="24"/>
        </w:rPr>
      </w:pPr>
    </w:p>
    <w:p w14:paraId="3D719FA8" w14:textId="77777777" w:rsidR="00893462" w:rsidRDefault="00893462">
      <w:pPr>
        <w:jc w:val="left"/>
        <w:rPr>
          <w:rFonts w:ascii="宋体" w:eastAsia="宋体" w:hAnsi="宋体" w:cs="宋体"/>
          <w:kern w:val="0"/>
          <w:szCs w:val="24"/>
        </w:rPr>
      </w:pPr>
    </w:p>
    <w:p w14:paraId="4B06CCCB" w14:textId="77777777" w:rsidR="00893462" w:rsidRDefault="006C25C0">
      <w:pPr>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7174DD63" wp14:editId="2B5E2025">
            <wp:extent cx="2217420" cy="1757045"/>
            <wp:effectExtent l="0" t="0" r="5080" b="8255"/>
            <wp:docPr id="46" name="图片 46" descr="C:\Users\user\AppData\Roaming\Tencent\Users\1016867898\TIM\WinTemp\RichOle\JAU545`$IWB)[G$_V)6BA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user\AppData\Roaming\Tencent\Users\1016867898\TIM\WinTemp\RichOle\JAU545`$IWB)[G$_V)6BAOE.png"/>
                    <pic:cNvPicPr>
                      <a:picLocks noChangeAspect="1" noChangeArrowheads="1"/>
                    </pic:cNvPicPr>
                  </pic:nvPicPr>
                  <pic:blipFill>
                    <a:blip r:embed="rId51" cstate="print"/>
                    <a:srcRect/>
                    <a:stretch>
                      <a:fillRect/>
                    </a:stretch>
                  </pic:blipFill>
                  <pic:spPr>
                    <a:xfrm>
                      <a:off x="0" y="0"/>
                      <a:ext cx="2218000" cy="1757363"/>
                    </a:xfrm>
                    <a:prstGeom prst="rect">
                      <a:avLst/>
                    </a:prstGeom>
                    <a:noFill/>
                    <a:ln w="9525">
                      <a:noFill/>
                      <a:miter lim="800000"/>
                      <a:headEnd/>
                      <a:tailEnd/>
                    </a:ln>
                  </pic:spPr>
                </pic:pic>
              </a:graphicData>
            </a:graphic>
          </wp:inline>
        </w:drawing>
      </w:r>
    </w:p>
    <w:p w14:paraId="5EEB5CA3" w14:textId="77777777" w:rsidR="00893462" w:rsidRDefault="00893462">
      <w:pPr>
        <w:jc w:val="left"/>
        <w:rPr>
          <w:rFonts w:ascii="宋体" w:eastAsia="宋体" w:hAnsi="宋体" w:cs="宋体"/>
          <w:kern w:val="0"/>
          <w:szCs w:val="24"/>
        </w:rPr>
      </w:pPr>
    </w:p>
    <w:p w14:paraId="064DD1B4" w14:textId="77777777" w:rsidR="00893462" w:rsidRDefault="006C25C0">
      <w:pPr>
        <w:jc w:val="left"/>
        <w:rPr>
          <w:szCs w:val="24"/>
        </w:rPr>
      </w:pPr>
      <w:r>
        <w:rPr>
          <w:szCs w:val="24"/>
        </w:rPr>
        <w:tab/>
        <w:t>C</w:t>
      </w:r>
      <w:r>
        <w:rPr>
          <w:rFonts w:hint="eastAsia"/>
          <w:szCs w:val="24"/>
        </w:rPr>
        <w:t>oe</w:t>
      </w:r>
      <w:r>
        <w:rPr>
          <w:rFonts w:hint="eastAsia"/>
          <w:szCs w:val="24"/>
        </w:rPr>
        <w:t>文件可以直接用于</w:t>
      </w:r>
      <w:r>
        <w:rPr>
          <w:rFonts w:hint="eastAsia"/>
          <w:szCs w:val="24"/>
        </w:rPr>
        <w:t>xilinx</w:t>
      </w:r>
      <w:r>
        <w:rPr>
          <w:rFonts w:hint="eastAsia"/>
          <w:szCs w:val="24"/>
        </w:rPr>
        <w:t>的</w:t>
      </w:r>
      <w:r>
        <w:rPr>
          <w:rFonts w:hint="eastAsia"/>
          <w:szCs w:val="24"/>
        </w:rPr>
        <w:t>brom</w:t>
      </w:r>
      <w:r>
        <w:rPr>
          <w:rFonts w:hint="eastAsia"/>
          <w:szCs w:val="24"/>
        </w:rPr>
        <w:t>的烧写，市面上支持该功能的</w:t>
      </w:r>
      <w:r>
        <w:rPr>
          <w:rFonts w:hint="eastAsia"/>
          <w:szCs w:val="24"/>
        </w:rPr>
        <w:t>ide</w:t>
      </w:r>
      <w:r>
        <w:rPr>
          <w:rFonts w:hint="eastAsia"/>
          <w:szCs w:val="24"/>
        </w:rPr>
        <w:t>几乎没有，这里我们为了方便教学与开发工作特地加入此功能。</w:t>
      </w:r>
    </w:p>
    <w:p w14:paraId="72729CDC" w14:textId="77777777" w:rsidR="00893462" w:rsidRDefault="006C25C0">
      <w:pPr>
        <w:jc w:val="left"/>
        <w:rPr>
          <w:b/>
          <w:szCs w:val="24"/>
        </w:rPr>
      </w:pPr>
      <w:r>
        <w:rPr>
          <w:rFonts w:hint="eastAsia"/>
          <w:b/>
          <w:szCs w:val="24"/>
        </w:rPr>
        <w:t>5</w:t>
      </w:r>
      <w:r>
        <w:rPr>
          <w:rFonts w:hint="eastAsia"/>
          <w:b/>
          <w:szCs w:val="24"/>
        </w:rPr>
        <w:t>）、</w:t>
      </w:r>
      <w:r>
        <w:rPr>
          <w:rFonts w:hint="eastAsia"/>
          <w:b/>
          <w:szCs w:val="24"/>
        </w:rPr>
        <w:t>HEX</w:t>
      </w:r>
      <w:r>
        <w:rPr>
          <w:rFonts w:hint="eastAsia"/>
          <w:b/>
          <w:szCs w:val="24"/>
        </w:rPr>
        <w:t>文件的生成</w:t>
      </w:r>
    </w:p>
    <w:p w14:paraId="31F8A626" w14:textId="77777777" w:rsidR="00893462" w:rsidRDefault="006C25C0">
      <w:pPr>
        <w:jc w:val="center"/>
        <w:rPr>
          <w:b/>
          <w:szCs w:val="24"/>
        </w:rPr>
      </w:pPr>
      <w:r>
        <w:rPr>
          <w:noProof/>
        </w:rPr>
        <w:lastRenderedPageBreak/>
        <w:drawing>
          <wp:inline distT="0" distB="0" distL="0" distR="0" wp14:anchorId="5503E49C" wp14:editId="11662538">
            <wp:extent cx="3778250" cy="3016250"/>
            <wp:effectExtent l="0" t="0" r="635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2"/>
                    <a:stretch>
                      <a:fillRect/>
                    </a:stretch>
                  </pic:blipFill>
                  <pic:spPr>
                    <a:xfrm>
                      <a:off x="0" y="0"/>
                      <a:ext cx="3778444" cy="3016405"/>
                    </a:xfrm>
                    <a:prstGeom prst="rect">
                      <a:avLst/>
                    </a:prstGeom>
                  </pic:spPr>
                </pic:pic>
              </a:graphicData>
            </a:graphic>
          </wp:inline>
        </w:drawing>
      </w:r>
    </w:p>
    <w:p w14:paraId="2B0ACDF5" w14:textId="77777777" w:rsidR="00893462" w:rsidRDefault="006C25C0">
      <w:pPr>
        <w:ind w:firstLine="0"/>
        <w:jc w:val="left"/>
        <w:rPr>
          <w:rFonts w:ascii="宋体" w:eastAsia="宋体" w:hAnsi="宋体" w:cs="宋体"/>
          <w:kern w:val="0"/>
          <w:szCs w:val="24"/>
        </w:rPr>
      </w:pPr>
      <w:r>
        <w:rPr>
          <w:rFonts w:ascii="宋体" w:eastAsia="宋体" w:hAnsi="宋体" w:cs="宋体"/>
          <w:kern w:val="0"/>
          <w:szCs w:val="24"/>
        </w:rPr>
        <w:tab/>
      </w:r>
      <w:r>
        <w:rPr>
          <w:rFonts w:ascii="宋体" w:eastAsia="宋体" w:hAnsi="宋体" w:cs="宋体" w:hint="eastAsia"/>
          <w:kern w:val="0"/>
          <w:szCs w:val="24"/>
        </w:rPr>
        <w:t>要生成hex文件我们可以直接点击H符号，或者打开edit选择change into hex该操作快捷键为CTRL+[。</w:t>
      </w:r>
    </w:p>
    <w:p w14:paraId="588BF4C9" w14:textId="77777777" w:rsidR="00893462" w:rsidRDefault="006C25C0">
      <w:pPr>
        <w:jc w:val="left"/>
        <w:rPr>
          <w:rFonts w:ascii="宋体" w:eastAsia="宋体" w:hAnsi="宋体" w:cs="宋体"/>
          <w:kern w:val="0"/>
          <w:szCs w:val="24"/>
        </w:rPr>
      </w:pPr>
      <w:r>
        <w:rPr>
          <w:rFonts w:ascii="宋体" w:eastAsia="宋体" w:hAnsi="宋体" w:cs="宋体"/>
          <w:kern w:val="0"/>
          <w:szCs w:val="24"/>
        </w:rPr>
        <w:tab/>
      </w:r>
      <w:r>
        <w:rPr>
          <w:rFonts w:ascii="宋体" w:eastAsia="宋体" w:hAnsi="宋体" w:cs="宋体" w:hint="eastAsia"/>
          <w:kern w:val="0"/>
          <w:szCs w:val="24"/>
        </w:rPr>
        <w:t>最近我们移植了riscv官方的gcc但是做了一点改动：将生成的s（汇编）文件直接配合我们开发的汇编器可以直接生成prv332可以使用的hex文件储存，同时我们也支持汇编语言的转化，ide内部会自动识别是汇编还是c语言从而判断是否调用gcc工具链。</w:t>
      </w:r>
    </w:p>
    <w:p w14:paraId="0C3AB97C" w14:textId="77777777" w:rsidR="00893462" w:rsidRDefault="006C25C0">
      <w:pPr>
        <w:jc w:val="left"/>
        <w:rPr>
          <w:rFonts w:ascii="宋体" w:eastAsia="宋体" w:hAnsi="宋体" w:cs="宋体"/>
          <w:kern w:val="0"/>
          <w:szCs w:val="24"/>
        </w:rPr>
      </w:pPr>
      <w:r>
        <w:rPr>
          <w:rFonts w:ascii="宋体" w:eastAsia="宋体" w:hAnsi="宋体" w:cs="宋体"/>
          <w:kern w:val="0"/>
          <w:szCs w:val="24"/>
        </w:rPr>
        <w:tab/>
      </w:r>
      <w:r>
        <w:rPr>
          <w:rFonts w:ascii="宋体" w:eastAsia="宋体" w:hAnsi="宋体" w:cs="宋体" w:hint="eastAsia"/>
          <w:kern w:val="0"/>
          <w:szCs w:val="24"/>
        </w:rPr>
        <w:t>生成的</w:t>
      </w:r>
      <w:r>
        <w:rPr>
          <w:rFonts w:ascii="宋体" w:eastAsia="宋体" w:hAnsi="宋体" w:cs="宋体"/>
          <w:kern w:val="0"/>
          <w:szCs w:val="24"/>
        </w:rPr>
        <w:t>H</w:t>
      </w:r>
      <w:r>
        <w:rPr>
          <w:rFonts w:ascii="宋体" w:eastAsia="宋体" w:hAnsi="宋体" w:cs="宋体" w:hint="eastAsia"/>
          <w:kern w:val="0"/>
          <w:szCs w:val="24"/>
        </w:rPr>
        <w:t>ex文件配合prv332板上的bootloader可以直接运行，所以在设计ide时考虑到这个可以让网络调试端直接发送hex文件到烧录器，烧录器开机发现hex文件后便会利用spi将hex放入flash中，等待prv332端的bootloader来取用到ram并执行。</w:t>
      </w:r>
    </w:p>
    <w:p w14:paraId="43EA8431" w14:textId="77777777" w:rsidR="00893462" w:rsidRDefault="00893462">
      <w:pPr>
        <w:jc w:val="left"/>
        <w:rPr>
          <w:rFonts w:ascii="宋体" w:eastAsia="宋体" w:hAnsi="宋体" w:cs="宋体"/>
          <w:kern w:val="0"/>
          <w:szCs w:val="24"/>
        </w:rPr>
      </w:pPr>
    </w:p>
    <w:p w14:paraId="16DE23D8" w14:textId="77777777" w:rsidR="00893462" w:rsidRDefault="006C25C0">
      <w:pPr>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16AE8214" wp14:editId="3FC0FD9A">
            <wp:extent cx="2276475" cy="1957705"/>
            <wp:effectExtent l="0" t="0" r="9525" b="10795"/>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noChangeArrowheads="1"/>
                    </pic:cNvPicPr>
                  </pic:nvPicPr>
                  <pic:blipFill>
                    <a:blip r:embed="rId40"/>
                    <a:srcRect/>
                    <a:stretch>
                      <a:fillRect/>
                    </a:stretch>
                  </pic:blipFill>
                  <pic:spPr>
                    <a:xfrm>
                      <a:off x="0" y="0"/>
                      <a:ext cx="2276475" cy="1957705"/>
                    </a:xfrm>
                    <a:prstGeom prst="rect">
                      <a:avLst/>
                    </a:prstGeom>
                    <a:noFill/>
                    <a:ln w="9525">
                      <a:noFill/>
                      <a:miter lim="800000"/>
                      <a:headEnd/>
                      <a:tailEnd/>
                    </a:ln>
                  </pic:spPr>
                </pic:pic>
              </a:graphicData>
            </a:graphic>
          </wp:inline>
        </w:drawing>
      </w:r>
    </w:p>
    <w:p w14:paraId="6311D95A" w14:textId="77777777" w:rsidR="00893462" w:rsidRDefault="006C25C0">
      <w:pPr>
        <w:ind w:firstLine="0"/>
        <w:jc w:val="left"/>
        <w:rPr>
          <w:rFonts w:ascii="宋体" w:eastAsia="宋体" w:hAnsi="宋体" w:cs="宋体"/>
          <w:kern w:val="0"/>
          <w:szCs w:val="24"/>
        </w:rPr>
      </w:pPr>
      <w:r>
        <w:rPr>
          <w:rFonts w:ascii="宋体" w:eastAsia="宋体" w:hAnsi="宋体" w:cs="宋体"/>
          <w:kern w:val="0"/>
          <w:szCs w:val="24"/>
        </w:rPr>
        <w:tab/>
      </w:r>
      <w:r>
        <w:rPr>
          <w:rFonts w:ascii="宋体" w:eastAsia="宋体" w:hAnsi="宋体" w:cs="宋体" w:hint="eastAsia"/>
          <w:kern w:val="0"/>
          <w:szCs w:val="24"/>
        </w:rPr>
        <w:t>由于hex生成会伴随其他文件生成，可能对开发和验证有用故在此我们直接给出生成的地址。</w:t>
      </w:r>
    </w:p>
    <w:p w14:paraId="3ECC4144" w14:textId="77777777" w:rsidR="00893462" w:rsidRDefault="006C25C0">
      <w:pPr>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14:anchorId="69CDC998" wp14:editId="16BBC575">
            <wp:extent cx="2592705" cy="2098040"/>
            <wp:effectExtent l="0" t="0" r="10795" b="10160"/>
            <wp:docPr id="48" name="图片 48" descr="C:\Users\user\Documents\Tencent Files\1016867898\Image\C2C\H8}303@8_L8%$PLEWY`1L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user\Documents\Tencent Files\1016867898\Image\C2C\H8}303@8_L8%$PLEWY`1L3B.jpg"/>
                    <pic:cNvPicPr>
                      <a:picLocks noChangeAspect="1" noChangeArrowheads="1"/>
                    </pic:cNvPicPr>
                  </pic:nvPicPr>
                  <pic:blipFill>
                    <a:blip r:embed="rId53"/>
                    <a:srcRect/>
                    <a:stretch>
                      <a:fillRect/>
                    </a:stretch>
                  </pic:blipFill>
                  <pic:spPr>
                    <a:xfrm>
                      <a:off x="0" y="0"/>
                      <a:ext cx="2594953" cy="2100097"/>
                    </a:xfrm>
                    <a:prstGeom prst="rect">
                      <a:avLst/>
                    </a:prstGeom>
                    <a:noFill/>
                    <a:ln w="9525">
                      <a:noFill/>
                      <a:miter lim="800000"/>
                      <a:headEnd/>
                      <a:tailEnd/>
                    </a:ln>
                  </pic:spPr>
                </pic:pic>
              </a:graphicData>
            </a:graphic>
          </wp:inline>
        </w:drawing>
      </w:r>
      <w:r>
        <w:rPr>
          <w:rFonts w:ascii="宋体" w:eastAsia="宋体" w:hAnsi="宋体" w:cs="宋体"/>
          <w:noProof/>
          <w:kern w:val="0"/>
          <w:szCs w:val="24"/>
        </w:rPr>
        <w:drawing>
          <wp:inline distT="0" distB="0" distL="0" distR="0" wp14:anchorId="3C92C8EF" wp14:editId="663351D6">
            <wp:extent cx="1384935" cy="1838960"/>
            <wp:effectExtent l="0" t="0" r="12065" b="2540"/>
            <wp:docPr id="52" name="图片 52" descr="C:\Users\user\Documents\Tencent Files\1016867898\Image\C2C\Z9J~3EU4TH9_{DHEBC2JMK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Users\user\Documents\Tencent Files\1016867898\Image\C2C\Z9J~3EU4TH9_{DHEBC2JMK0.png"/>
                    <pic:cNvPicPr>
                      <a:picLocks noChangeAspect="1" noChangeArrowheads="1"/>
                    </pic:cNvPicPr>
                  </pic:nvPicPr>
                  <pic:blipFill>
                    <a:blip r:embed="rId54"/>
                    <a:srcRect/>
                    <a:stretch>
                      <a:fillRect/>
                    </a:stretch>
                  </pic:blipFill>
                  <pic:spPr>
                    <a:xfrm>
                      <a:off x="0" y="0"/>
                      <a:ext cx="1385412" cy="1839278"/>
                    </a:xfrm>
                    <a:prstGeom prst="rect">
                      <a:avLst/>
                    </a:prstGeom>
                    <a:noFill/>
                    <a:ln w="9525">
                      <a:noFill/>
                      <a:miter lim="800000"/>
                      <a:headEnd/>
                      <a:tailEnd/>
                    </a:ln>
                  </pic:spPr>
                </pic:pic>
              </a:graphicData>
            </a:graphic>
          </wp:inline>
        </w:drawing>
      </w:r>
    </w:p>
    <w:p w14:paraId="3CF092F0" w14:textId="77777777" w:rsidR="00893462" w:rsidRDefault="006C25C0">
      <w:pPr>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59D776DA" wp14:editId="39F7698E">
            <wp:extent cx="5988050" cy="1329690"/>
            <wp:effectExtent l="0" t="0" r="6350" b="3810"/>
            <wp:docPr id="56" name="图片 56" descr="C:\Users\user\Documents\Tencent Files\1016867898\Image\C2C\4NL2KD65(9YJ3[@K9M3RU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user\Documents\Tencent Files\1016867898\Image\C2C\4NL2KD65(9YJ3[@K9M3RUI3.png"/>
                    <pic:cNvPicPr>
                      <a:picLocks noChangeAspect="1" noChangeArrowheads="1"/>
                    </pic:cNvPicPr>
                  </pic:nvPicPr>
                  <pic:blipFill>
                    <a:blip r:embed="rId55"/>
                    <a:srcRect/>
                    <a:stretch>
                      <a:fillRect/>
                    </a:stretch>
                  </pic:blipFill>
                  <pic:spPr>
                    <a:xfrm>
                      <a:off x="0" y="0"/>
                      <a:ext cx="5992554" cy="1331082"/>
                    </a:xfrm>
                    <a:prstGeom prst="rect">
                      <a:avLst/>
                    </a:prstGeom>
                    <a:noFill/>
                    <a:ln w="9525">
                      <a:noFill/>
                      <a:miter lim="800000"/>
                      <a:headEnd/>
                      <a:tailEnd/>
                    </a:ln>
                  </pic:spPr>
                </pic:pic>
              </a:graphicData>
            </a:graphic>
          </wp:inline>
        </w:drawing>
      </w:r>
    </w:p>
    <w:p w14:paraId="7441D4BB" w14:textId="77777777" w:rsidR="00893462" w:rsidRDefault="00893462">
      <w:pPr>
        <w:jc w:val="left"/>
        <w:rPr>
          <w:rFonts w:ascii="宋体" w:eastAsia="宋体" w:hAnsi="宋体" w:cs="宋体"/>
          <w:kern w:val="0"/>
          <w:szCs w:val="24"/>
        </w:rPr>
      </w:pPr>
    </w:p>
    <w:p w14:paraId="1C8AF815" w14:textId="77777777" w:rsidR="00893462" w:rsidRDefault="006C25C0">
      <w:r>
        <w:tab/>
      </w:r>
      <w:r>
        <w:rPr>
          <w:rFonts w:hint="eastAsia"/>
        </w:rPr>
        <w:t>下面是部分生成的代码：</w:t>
      </w:r>
    </w:p>
    <w:p w14:paraId="1A5BF1B5" w14:textId="77777777" w:rsidR="00893462" w:rsidRDefault="006C25C0">
      <w:pPr>
        <w:jc w:val="left"/>
        <w:rPr>
          <w:rFonts w:ascii="宋体" w:eastAsia="宋体" w:hAnsi="宋体" w:cs="宋体"/>
          <w:kern w:val="0"/>
          <w:szCs w:val="24"/>
        </w:rPr>
      </w:pPr>
      <w:r>
        <w:rPr>
          <w:rFonts w:ascii="宋体" w:eastAsia="宋体" w:hAnsi="宋体" w:cs="宋体"/>
          <w:noProof/>
          <w:kern w:val="0"/>
          <w:szCs w:val="24"/>
        </w:rPr>
        <w:drawing>
          <wp:inline distT="0" distB="0" distL="0" distR="0" wp14:anchorId="639936B0" wp14:editId="07D3F06F">
            <wp:extent cx="5873750" cy="3895090"/>
            <wp:effectExtent l="0" t="0" r="6350" b="3810"/>
            <wp:docPr id="58" name="图片 58" descr="C:\Users\user\Documents\Tencent Files\1016867898\Image\C2C\]L}NM@4SZA](`YGDNZUJE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user\Documents\Tencent Files\1016867898\Image\C2C\]L}NM@4SZA](`YGDNZUJEON.jpg"/>
                    <pic:cNvPicPr>
                      <a:picLocks noChangeAspect="1" noChangeArrowheads="1"/>
                    </pic:cNvPicPr>
                  </pic:nvPicPr>
                  <pic:blipFill>
                    <a:blip r:embed="rId56" cstate="print"/>
                    <a:srcRect/>
                    <a:stretch>
                      <a:fillRect/>
                    </a:stretch>
                  </pic:blipFill>
                  <pic:spPr>
                    <a:xfrm>
                      <a:off x="0" y="0"/>
                      <a:ext cx="5873913" cy="3895169"/>
                    </a:xfrm>
                    <a:prstGeom prst="rect">
                      <a:avLst/>
                    </a:prstGeom>
                    <a:noFill/>
                    <a:ln w="9525">
                      <a:noFill/>
                      <a:miter lim="800000"/>
                      <a:headEnd/>
                      <a:tailEnd/>
                    </a:ln>
                  </pic:spPr>
                </pic:pic>
              </a:graphicData>
            </a:graphic>
          </wp:inline>
        </w:drawing>
      </w:r>
    </w:p>
    <w:p w14:paraId="54546972" w14:textId="77777777" w:rsidR="00893462" w:rsidRDefault="006C25C0">
      <w:pPr>
        <w:rPr>
          <w:b/>
          <w:szCs w:val="24"/>
        </w:rPr>
      </w:pPr>
      <w:r>
        <w:rPr>
          <w:rFonts w:hint="eastAsia"/>
          <w:b/>
          <w:szCs w:val="24"/>
        </w:rPr>
        <w:t>6</w:t>
      </w:r>
      <w:r>
        <w:rPr>
          <w:rFonts w:hint="eastAsia"/>
          <w:b/>
          <w:szCs w:val="24"/>
        </w:rPr>
        <w:t>）部分其他功能和快捷键</w:t>
      </w:r>
      <w:r>
        <w:rPr>
          <w:b/>
          <w:szCs w:val="24"/>
        </w:rPr>
        <w:tab/>
      </w:r>
    </w:p>
    <w:p w14:paraId="455E1933" w14:textId="77777777" w:rsidR="00893462" w:rsidRDefault="006C25C0">
      <w:pPr>
        <w:rPr>
          <w:bCs/>
          <w:sz w:val="32"/>
          <w:szCs w:val="32"/>
        </w:rPr>
      </w:pPr>
      <w:r>
        <w:rPr>
          <w:bCs/>
          <w:sz w:val="32"/>
          <w:szCs w:val="32"/>
        </w:rPr>
        <w:tab/>
      </w:r>
      <w:r>
        <w:rPr>
          <w:rFonts w:hint="eastAsia"/>
          <w:szCs w:val="24"/>
        </w:rPr>
        <w:t xml:space="preserve">prv332ide </w:t>
      </w:r>
      <w:r>
        <w:rPr>
          <w:rFonts w:hint="eastAsia"/>
          <w:szCs w:val="24"/>
        </w:rPr>
        <w:t>同时支持很多其他功能，并会在无法使用该功能时改变透明度变为灰色，开发者可以方便的知道目前可以进行的操作</w:t>
      </w:r>
    </w:p>
    <w:p w14:paraId="45F98AC0" w14:textId="77777777" w:rsidR="00893462" w:rsidRDefault="006C25C0">
      <w:pPr>
        <w:rPr>
          <w:szCs w:val="24"/>
        </w:rPr>
      </w:pPr>
      <w:r>
        <w:rPr>
          <w:rFonts w:hint="eastAsia"/>
          <w:szCs w:val="24"/>
        </w:rPr>
        <w:t>快捷键如下图所示：</w:t>
      </w:r>
    </w:p>
    <w:p w14:paraId="114CBDB2" w14:textId="77777777" w:rsidR="00893462" w:rsidRDefault="006C25C0">
      <w:pPr>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14:anchorId="68BB746A" wp14:editId="7A6DF925">
            <wp:extent cx="3524250" cy="2663825"/>
            <wp:effectExtent l="0" t="0" r="6350" b="3175"/>
            <wp:docPr id="60" name="图片 60" descr="C:\Users\user\AppData\Roaming\Tencent\Users\1016867898\TIM\WinTemp\RichOle\C@O7)7GY2[J(`I197DBV6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Users\user\AppData\Roaming\Tencent\Users\1016867898\TIM\WinTemp\RichOle\C@O7)7GY2[J(`I197DBV65C.png"/>
                    <pic:cNvPicPr>
                      <a:picLocks noChangeAspect="1" noChangeArrowheads="1"/>
                    </pic:cNvPicPr>
                  </pic:nvPicPr>
                  <pic:blipFill>
                    <a:blip r:embed="rId57" cstate="print"/>
                    <a:srcRect/>
                    <a:stretch>
                      <a:fillRect/>
                    </a:stretch>
                  </pic:blipFill>
                  <pic:spPr>
                    <a:xfrm>
                      <a:off x="0" y="0"/>
                      <a:ext cx="3524958" cy="2663988"/>
                    </a:xfrm>
                    <a:prstGeom prst="rect">
                      <a:avLst/>
                    </a:prstGeom>
                    <a:noFill/>
                    <a:ln w="9525">
                      <a:noFill/>
                      <a:miter lim="800000"/>
                      <a:headEnd/>
                      <a:tailEnd/>
                    </a:ln>
                  </pic:spPr>
                </pic:pic>
              </a:graphicData>
            </a:graphic>
          </wp:inline>
        </w:drawing>
      </w:r>
    </w:p>
    <w:p w14:paraId="48161641" w14:textId="77777777" w:rsidR="00893462" w:rsidRDefault="00893462">
      <w:pPr>
        <w:rPr>
          <w:szCs w:val="24"/>
        </w:rPr>
      </w:pPr>
    </w:p>
    <w:p w14:paraId="1260851F" w14:textId="77777777" w:rsidR="00893462" w:rsidRDefault="006C25C0">
      <w:pPr>
        <w:rPr>
          <w:rFonts w:asciiTheme="minorHAnsi" w:hAnsiTheme="minorHAnsi"/>
        </w:rPr>
      </w:pPr>
      <w:r>
        <w:rPr>
          <w:rFonts w:ascii="宋体" w:eastAsia="宋体" w:hAnsi="宋体" w:cs="宋体"/>
          <w:noProof/>
          <w:kern w:val="0"/>
          <w:szCs w:val="24"/>
        </w:rPr>
        <w:drawing>
          <wp:inline distT="0" distB="0" distL="0" distR="0" wp14:anchorId="67FBFD32" wp14:editId="492D51A3">
            <wp:extent cx="2306320" cy="1722755"/>
            <wp:effectExtent l="0" t="0" r="5080" b="4445"/>
            <wp:docPr id="21" name="图片 16" descr="C:\Users\user\Documents\Tencent Files\1016867898\Image\Group\AL`0EN8%VSIC)SAG)BK27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C:\Users\user\Documents\Tencent Files\1016867898\Image\Group\AL`0EN8%VSIC)SAG)BK276P.png"/>
                    <pic:cNvPicPr>
                      <a:picLocks noChangeAspect="1" noChangeArrowheads="1"/>
                    </pic:cNvPicPr>
                  </pic:nvPicPr>
                  <pic:blipFill>
                    <a:blip r:embed="rId58" cstate="print"/>
                    <a:srcRect/>
                    <a:stretch>
                      <a:fillRect/>
                    </a:stretch>
                  </pic:blipFill>
                  <pic:spPr>
                    <a:xfrm>
                      <a:off x="0" y="0"/>
                      <a:ext cx="2306330" cy="1723089"/>
                    </a:xfrm>
                    <a:prstGeom prst="rect">
                      <a:avLst/>
                    </a:prstGeom>
                    <a:noFill/>
                    <a:ln w="9525">
                      <a:noFill/>
                      <a:miter lim="800000"/>
                      <a:headEnd/>
                      <a:tailEnd/>
                    </a:ln>
                  </pic:spPr>
                </pic:pic>
              </a:graphicData>
            </a:graphic>
          </wp:inline>
        </w:drawing>
      </w:r>
      <w:r>
        <w:rPr>
          <w:rFonts w:ascii="宋体" w:eastAsia="宋体" w:hAnsi="宋体" w:cs="宋体"/>
          <w:noProof/>
          <w:kern w:val="0"/>
          <w:szCs w:val="24"/>
        </w:rPr>
        <w:drawing>
          <wp:inline distT="0" distB="0" distL="0" distR="0" wp14:anchorId="6AA1B853" wp14:editId="59292763">
            <wp:extent cx="2612390" cy="1633220"/>
            <wp:effectExtent l="0" t="0" r="3810" b="5080"/>
            <wp:docPr id="22" name="图片 14" descr="C:\Users\user\Documents\Tencent Files\1016867898\Image\Group\V@H%TV~_BDVQGXTH5EU9M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C:\Users\user\Documents\Tencent Files\1016867898\Image\Group\V@H%TV~_BDVQGXTH5EU9MEE.png"/>
                    <pic:cNvPicPr>
                      <a:picLocks noChangeAspect="1" noChangeArrowheads="1"/>
                    </pic:cNvPicPr>
                  </pic:nvPicPr>
                  <pic:blipFill>
                    <a:blip r:embed="rId59" cstate="print"/>
                    <a:srcRect/>
                    <a:stretch>
                      <a:fillRect/>
                    </a:stretch>
                  </pic:blipFill>
                  <pic:spPr>
                    <a:xfrm>
                      <a:off x="0" y="0"/>
                      <a:ext cx="2613735" cy="1633904"/>
                    </a:xfrm>
                    <a:prstGeom prst="rect">
                      <a:avLst/>
                    </a:prstGeom>
                    <a:noFill/>
                    <a:ln w="9525">
                      <a:noFill/>
                      <a:miter lim="800000"/>
                      <a:headEnd/>
                      <a:tailEnd/>
                    </a:ln>
                  </pic:spPr>
                </pic:pic>
              </a:graphicData>
            </a:graphic>
          </wp:inline>
        </w:drawing>
      </w:r>
    </w:p>
    <w:p w14:paraId="1BDFB102" w14:textId="77777777" w:rsidR="00893462" w:rsidRDefault="006C25C0">
      <w:pPr>
        <w:pStyle w:val="1"/>
        <w:rPr>
          <w:rFonts w:asciiTheme="minorHAnsi" w:hAnsiTheme="minorHAnsi"/>
        </w:rPr>
      </w:pPr>
      <w:bookmarkStart w:id="20" w:name="_Toc36392762"/>
      <w:r>
        <w:rPr>
          <w:rStyle w:val="a5"/>
          <w:rFonts w:hint="eastAsia"/>
          <w:i w:val="0"/>
          <w:iCs w:val="0"/>
        </w:rPr>
        <w:t>附录二：</w:t>
      </w:r>
      <w:r>
        <w:rPr>
          <w:rStyle w:val="a5"/>
          <w:rFonts w:hint="eastAsia"/>
          <w:i w:val="0"/>
          <w:iCs w:val="0"/>
        </w:rPr>
        <w:t>PRV464</w:t>
      </w:r>
      <w:r>
        <w:rPr>
          <w:rStyle w:val="a5"/>
          <w:rFonts w:hint="eastAsia"/>
          <w:i w:val="0"/>
          <w:iCs w:val="0"/>
        </w:rPr>
        <w:t>处理器编程手册（部分）</w:t>
      </w:r>
      <w:bookmarkEnd w:id="20"/>
    </w:p>
    <w:p w14:paraId="6F965CC9" w14:textId="77777777" w:rsidR="00893462" w:rsidRDefault="006C25C0">
      <w:pPr>
        <w:jc w:val="left"/>
      </w:pPr>
      <w:r>
        <w:rPr>
          <w:b/>
          <w:sz w:val="28"/>
          <w:szCs w:val="28"/>
        </w:rPr>
        <w:tab/>
      </w:r>
      <w:r>
        <w:rPr>
          <w:rFonts w:hint="eastAsia"/>
        </w:rPr>
        <w:t>在目前计算机教学中，还有很多学校使用的是固定逻辑器件如</w:t>
      </w:r>
      <w:r>
        <w:rPr>
          <w:rFonts w:hint="eastAsia"/>
        </w:rPr>
        <w:t>74xx</w:t>
      </w:r>
      <w:r>
        <w:rPr>
          <w:rFonts w:hint="eastAsia"/>
        </w:rPr>
        <w:t>系列逻辑电路培训学生数字逻辑能力，这种方式下学生所学到的本领早已不适合当前高速发展的数字逻辑行业对人才的需求。随着近几年可编程逻辑器件，尤其是</w:t>
      </w:r>
      <w:r>
        <w:rPr>
          <w:rFonts w:hint="eastAsia"/>
        </w:rPr>
        <w:t>FPGA</w:t>
      </w:r>
      <w:r>
        <w:rPr>
          <w:rFonts w:hint="eastAsia"/>
        </w:rPr>
        <w:t>的高速发展：</w:t>
      </w:r>
      <w:r>
        <w:rPr>
          <w:rFonts w:hint="eastAsia"/>
        </w:rPr>
        <w:t>10K-100K</w:t>
      </w:r>
      <w:r>
        <w:rPr>
          <w:rFonts w:hint="eastAsia"/>
        </w:rPr>
        <w:t>门级的</w:t>
      </w:r>
      <w:r>
        <w:rPr>
          <w:rFonts w:hint="eastAsia"/>
        </w:rPr>
        <w:t>FPGA</w:t>
      </w:r>
      <w:r>
        <w:rPr>
          <w:rFonts w:hint="eastAsia"/>
        </w:rPr>
        <w:t>价格进入到大部分人可以接受的价格，同时</w:t>
      </w:r>
      <w:r>
        <w:rPr>
          <w:rFonts w:hint="eastAsia"/>
        </w:rPr>
        <w:t>FPGA</w:t>
      </w:r>
      <w:r>
        <w:rPr>
          <w:rFonts w:hint="eastAsia"/>
        </w:rPr>
        <w:t>性能得到了长足的发展，使得在单片</w:t>
      </w:r>
      <w:r>
        <w:rPr>
          <w:rFonts w:hint="eastAsia"/>
        </w:rPr>
        <w:t>FPGA</w:t>
      </w:r>
      <w:r>
        <w:rPr>
          <w:rFonts w:hint="eastAsia"/>
        </w:rPr>
        <w:t>中实现一个功能完备，性能较好的系统成为可能，部分学校开始考虑使用</w:t>
      </w:r>
      <w:r>
        <w:rPr>
          <w:rFonts w:hint="eastAsia"/>
        </w:rPr>
        <w:t>FPGA</w:t>
      </w:r>
      <w:r>
        <w:rPr>
          <w:rFonts w:hint="eastAsia"/>
        </w:rPr>
        <w:t>平台搭载计算机原理</w:t>
      </w:r>
      <w:r>
        <w:rPr>
          <w:rFonts w:hint="eastAsia"/>
        </w:rPr>
        <w:t>/</w:t>
      </w:r>
      <w:r>
        <w:rPr>
          <w:rFonts w:hint="eastAsia"/>
        </w:rPr>
        <w:t>数字逻辑教学平台来适应新时代对学生能力的需求。</w:t>
      </w:r>
    </w:p>
    <w:p w14:paraId="76727AA9" w14:textId="77777777" w:rsidR="00893462" w:rsidRDefault="006C25C0">
      <w:pPr>
        <w:jc w:val="left"/>
      </w:pPr>
      <w:r>
        <w:tab/>
      </w:r>
      <w:r>
        <w:rPr>
          <w:rFonts w:hint="eastAsia"/>
        </w:rPr>
        <w:t>RISC-V</w:t>
      </w:r>
      <w:r>
        <w:rPr>
          <w:rFonts w:hint="eastAsia"/>
        </w:rPr>
        <w:t>，或者简称</w:t>
      </w:r>
      <w:r>
        <w:rPr>
          <w:rFonts w:hint="eastAsia"/>
        </w:rPr>
        <w:t>RV</w:t>
      </w:r>
      <w:r>
        <w:rPr>
          <w:rFonts w:hint="eastAsia"/>
        </w:rPr>
        <w:t>，是美国加州伯克利大学研发的第五代精简指令系统（</w:t>
      </w:r>
      <w:r>
        <w:rPr>
          <w:rFonts w:hint="eastAsia"/>
        </w:rPr>
        <w:t>RISC</w:t>
      </w:r>
      <w:r>
        <w:rPr>
          <w:rFonts w:hint="eastAsia"/>
        </w:rPr>
        <w:t>：精简指令系统计算机、</w:t>
      </w:r>
      <w:r>
        <w:rPr>
          <w:rFonts w:hint="eastAsia"/>
        </w:rPr>
        <w:t xml:space="preserve"> V</w:t>
      </w:r>
      <w:r>
        <w:rPr>
          <w:rFonts w:hint="eastAsia"/>
        </w:rPr>
        <w:t>：第五代），它同时具备开源、简洁、可定制化的特点，目前采用</w:t>
      </w:r>
      <w:r>
        <w:rPr>
          <w:rFonts w:hint="eastAsia"/>
        </w:rPr>
        <w:t>RISC-V</w:t>
      </w:r>
      <w:r>
        <w:rPr>
          <w:rFonts w:hint="eastAsia"/>
        </w:rPr>
        <w:t>指令集处理器的系统已经在嵌入式市场占据了一部分市场份额，其市场占有率自</w:t>
      </w:r>
      <w:r>
        <w:rPr>
          <w:rFonts w:hint="eastAsia"/>
        </w:rPr>
        <w:t>2015</w:t>
      </w:r>
      <w:r>
        <w:rPr>
          <w:rFonts w:hint="eastAsia"/>
        </w:rPr>
        <w:t>年起逐步提高。</w:t>
      </w:r>
    </w:p>
    <w:p w14:paraId="20D8981D" w14:textId="77777777" w:rsidR="00893462" w:rsidRDefault="006C25C0">
      <w:pPr>
        <w:jc w:val="left"/>
      </w:pPr>
      <w:r>
        <w:tab/>
      </w:r>
      <w:r>
        <w:rPr>
          <w:rFonts w:hint="eastAsia"/>
        </w:rPr>
        <w:t>近数十年来，我国计算机专业学生学习的处理器指令体系主要是</w:t>
      </w:r>
      <w:r>
        <w:rPr>
          <w:rFonts w:hint="eastAsia"/>
        </w:rPr>
        <w:t>X86-16</w:t>
      </w:r>
      <w:r>
        <w:rPr>
          <w:rFonts w:hint="eastAsia"/>
        </w:rPr>
        <w:t>（诞生于</w:t>
      </w:r>
      <w:r>
        <w:rPr>
          <w:rFonts w:hint="eastAsia"/>
        </w:rPr>
        <w:t>1978</w:t>
      </w:r>
      <w:r>
        <w:rPr>
          <w:rFonts w:hint="eastAsia"/>
        </w:rPr>
        <w:t>），</w:t>
      </w:r>
      <w:r>
        <w:rPr>
          <w:rFonts w:hint="eastAsia"/>
        </w:rPr>
        <w:t>8051</w:t>
      </w:r>
      <w:r>
        <w:rPr>
          <w:rFonts w:hint="eastAsia"/>
        </w:rPr>
        <w:t>（诞生于</w:t>
      </w:r>
      <w:r>
        <w:rPr>
          <w:rFonts w:hint="eastAsia"/>
        </w:rPr>
        <w:t>1975</w:t>
      </w:r>
      <w:r>
        <w:rPr>
          <w:rFonts w:hint="eastAsia"/>
        </w:rPr>
        <w:t>），或者一小部分学习</w:t>
      </w:r>
      <w:r>
        <w:rPr>
          <w:rFonts w:hint="eastAsia"/>
        </w:rPr>
        <w:t>MIPS-32</w:t>
      </w:r>
      <w:r>
        <w:rPr>
          <w:rFonts w:hint="eastAsia"/>
        </w:rPr>
        <w:t>和</w:t>
      </w:r>
      <w:r>
        <w:rPr>
          <w:rFonts w:hint="eastAsia"/>
        </w:rPr>
        <w:t>arm32</w:t>
      </w:r>
      <w:r>
        <w:rPr>
          <w:rFonts w:hint="eastAsia"/>
        </w:rPr>
        <w:t>指令集（诞生于</w:t>
      </w:r>
      <w:r>
        <w:rPr>
          <w:rFonts w:hint="eastAsia"/>
        </w:rPr>
        <w:t>80</w:t>
      </w:r>
      <w:r>
        <w:rPr>
          <w:rFonts w:hint="eastAsia"/>
        </w:rPr>
        <w:t>年代），这些指令集要么过于老旧（如</w:t>
      </w:r>
      <w:r>
        <w:rPr>
          <w:rFonts w:hint="eastAsia"/>
        </w:rPr>
        <w:t>X86-16</w:t>
      </w:r>
      <w:r>
        <w:rPr>
          <w:rFonts w:hint="eastAsia"/>
        </w:rPr>
        <w:t>），要么已经在市场竞争中逐渐走向衰落（如</w:t>
      </w:r>
      <w:r>
        <w:rPr>
          <w:rFonts w:hint="eastAsia"/>
        </w:rPr>
        <w:t>MIPS</w:t>
      </w:r>
      <w:r>
        <w:rPr>
          <w:rFonts w:hint="eastAsia"/>
        </w:rPr>
        <w:t>，</w:t>
      </w:r>
      <w:r>
        <w:rPr>
          <w:rFonts w:hint="eastAsia"/>
        </w:rPr>
        <w:t>MIPS</w:t>
      </w:r>
      <w:r>
        <w:rPr>
          <w:rFonts w:hint="eastAsia"/>
        </w:rPr>
        <w:t>指令集因为</w:t>
      </w:r>
      <w:r>
        <w:rPr>
          <w:rFonts w:hint="eastAsia"/>
        </w:rPr>
        <w:t>MIPS</w:t>
      </w:r>
      <w:r>
        <w:rPr>
          <w:rFonts w:hint="eastAsia"/>
        </w:rPr>
        <w:t>公司的破产而变得群魔乱舞，各家指令系统之间都有区别），或者是因为在长期的发展中变得过于复杂而</w:t>
      </w:r>
      <w:r>
        <w:rPr>
          <w:rFonts w:hint="eastAsia"/>
        </w:rPr>
        <w:lastRenderedPageBreak/>
        <w:t>难以学习，如</w:t>
      </w:r>
      <w:r>
        <w:rPr>
          <w:rFonts w:hint="eastAsia"/>
        </w:rPr>
        <w:t>ARM</w:t>
      </w:r>
      <w:r>
        <w:rPr>
          <w:rFonts w:hint="eastAsia"/>
        </w:rPr>
        <w:t>公司的</w:t>
      </w:r>
      <w:r>
        <w:rPr>
          <w:rFonts w:hint="eastAsia"/>
        </w:rPr>
        <w:t>ARM</w:t>
      </w:r>
      <w:r>
        <w:rPr>
          <w:rFonts w:hint="eastAsia"/>
        </w:rPr>
        <w:t>系列指令集，其指令手册达到了</w:t>
      </w:r>
      <w:r>
        <w:rPr>
          <w:rFonts w:hint="eastAsia"/>
        </w:rPr>
        <w:t>2000</w:t>
      </w:r>
      <w:r>
        <w:rPr>
          <w:rFonts w:hint="eastAsia"/>
        </w:rPr>
        <w:t>页，</w:t>
      </w:r>
      <w:r>
        <w:rPr>
          <w:rFonts w:hint="eastAsia"/>
        </w:rPr>
        <w:t>X86-32/64</w:t>
      </w:r>
      <w:r>
        <w:rPr>
          <w:rFonts w:hint="eastAsia"/>
        </w:rPr>
        <w:t>含拓展指令的指令文档更是达到了</w:t>
      </w:r>
      <w:r>
        <w:rPr>
          <w:rFonts w:hint="eastAsia"/>
        </w:rPr>
        <w:t>6000</w:t>
      </w:r>
      <w:r>
        <w:rPr>
          <w:rFonts w:hint="eastAsia"/>
        </w:rPr>
        <w:t>页的恐怖程度，这对于教学来说是非常困难的。</w:t>
      </w:r>
      <w:r>
        <w:rPr>
          <w:rFonts w:hint="eastAsia"/>
        </w:rPr>
        <w:t xml:space="preserve"> RISC-V</w:t>
      </w:r>
      <w:r>
        <w:rPr>
          <w:rFonts w:hint="eastAsia"/>
        </w:rPr>
        <w:t>指令集充分的吸取了上述指令集的特点，根据数十年来计算机工业发展的实践教训，大幅缩减了指令体系，采用模块化指令拓展，其指令文档仅有</w:t>
      </w:r>
      <w:r>
        <w:rPr>
          <w:rFonts w:hint="eastAsia"/>
        </w:rPr>
        <w:t>219</w:t>
      </w:r>
      <w:r>
        <w:rPr>
          <w:rFonts w:hint="eastAsia"/>
        </w:rPr>
        <w:t>页，特权架构文档仅有</w:t>
      </w:r>
      <w:r>
        <w:rPr>
          <w:rFonts w:hint="eastAsia"/>
        </w:rPr>
        <w:t>79</w:t>
      </w:r>
      <w:r>
        <w:rPr>
          <w:rFonts w:hint="eastAsia"/>
        </w:rPr>
        <w:t>页（</w:t>
      </w:r>
      <w:r>
        <w:rPr>
          <w:rFonts w:hint="eastAsia"/>
        </w:rPr>
        <w:t>2019608</w:t>
      </w:r>
      <w:r>
        <w:rPr>
          <w:rFonts w:hint="eastAsia"/>
        </w:rPr>
        <w:t>版）。精简并不代表功能精简，相反，得益于设计年份很晚，</w:t>
      </w:r>
      <w:r>
        <w:rPr>
          <w:rFonts w:hint="eastAsia"/>
        </w:rPr>
        <w:t>RISC-V</w:t>
      </w:r>
      <w:r>
        <w:rPr>
          <w:rFonts w:hint="eastAsia"/>
        </w:rPr>
        <w:t>在设计之初就考虑了</w:t>
      </w:r>
      <w:r>
        <w:rPr>
          <w:rFonts w:hint="eastAsia"/>
        </w:rPr>
        <w:t>32</w:t>
      </w:r>
      <w:r>
        <w:rPr>
          <w:rFonts w:hint="eastAsia"/>
        </w:rPr>
        <w:t>位，</w:t>
      </w:r>
      <w:r>
        <w:rPr>
          <w:rFonts w:hint="eastAsia"/>
        </w:rPr>
        <w:t>64</w:t>
      </w:r>
      <w:r>
        <w:rPr>
          <w:rFonts w:hint="eastAsia"/>
        </w:rPr>
        <w:t>位乃至</w:t>
      </w:r>
      <w:r>
        <w:rPr>
          <w:rFonts w:hint="eastAsia"/>
        </w:rPr>
        <w:t>128</w:t>
      </w:r>
      <w:r>
        <w:rPr>
          <w:rFonts w:hint="eastAsia"/>
        </w:rPr>
        <w:t>位的指令集，而不像之前的指令集设计的时候压根就没考虑更高的位数。目前，</w:t>
      </w:r>
      <w:r>
        <w:rPr>
          <w:rFonts w:hint="eastAsia"/>
        </w:rPr>
        <w:t>RISC-V</w:t>
      </w:r>
      <w:r>
        <w:rPr>
          <w:rFonts w:hint="eastAsia"/>
        </w:rPr>
        <w:t>处理器已经获得了</w:t>
      </w:r>
      <w:r>
        <w:rPr>
          <w:rFonts w:hint="eastAsia"/>
        </w:rPr>
        <w:t>Openn-SBI</w:t>
      </w:r>
      <w:r>
        <w:rPr>
          <w:rFonts w:hint="eastAsia"/>
        </w:rPr>
        <w:t>，并建立了</w:t>
      </w:r>
      <w:r>
        <w:rPr>
          <w:rFonts w:hint="eastAsia"/>
        </w:rPr>
        <w:t>UEFI</w:t>
      </w:r>
      <w:r>
        <w:rPr>
          <w:rFonts w:hint="eastAsia"/>
        </w:rPr>
        <w:t>引导完整</w:t>
      </w:r>
      <w:r>
        <w:rPr>
          <w:rFonts w:hint="eastAsia"/>
        </w:rPr>
        <w:t>linux</w:t>
      </w:r>
      <w:r>
        <w:rPr>
          <w:rFonts w:hint="eastAsia"/>
        </w:rPr>
        <w:t>操作系统的能力。</w:t>
      </w:r>
    </w:p>
    <w:p w14:paraId="3050479C" w14:textId="77777777" w:rsidR="00893462" w:rsidRDefault="006C25C0">
      <w:pPr>
        <w:jc w:val="left"/>
      </w:pPr>
      <w:r>
        <w:tab/>
      </w:r>
      <w:r>
        <w:rPr>
          <w:rFonts w:hint="eastAsia"/>
        </w:rPr>
        <w:t>本处理器旨在设计一种</w:t>
      </w:r>
      <w:r>
        <w:rPr>
          <w:rFonts w:hint="eastAsia"/>
        </w:rPr>
        <w:t>64</w:t>
      </w:r>
      <w:r>
        <w:rPr>
          <w:rFonts w:hint="eastAsia"/>
        </w:rPr>
        <w:t>位采用</w:t>
      </w:r>
      <w:r>
        <w:rPr>
          <w:rFonts w:hint="eastAsia"/>
        </w:rPr>
        <w:t>I</w:t>
      </w:r>
      <w:r>
        <w:rPr>
          <w:rFonts w:hint="eastAsia"/>
        </w:rPr>
        <w:t>，</w:t>
      </w:r>
      <w:r>
        <w:rPr>
          <w:rFonts w:hint="eastAsia"/>
        </w:rPr>
        <w:t>A</w:t>
      </w:r>
      <w:r>
        <w:rPr>
          <w:rFonts w:hint="eastAsia"/>
        </w:rPr>
        <w:t>指令拓展的</w:t>
      </w:r>
      <w:r>
        <w:rPr>
          <w:rFonts w:hint="eastAsia"/>
        </w:rPr>
        <w:t>RISC-V</w:t>
      </w:r>
      <w:r>
        <w:rPr>
          <w:rFonts w:hint="eastAsia"/>
        </w:rPr>
        <w:t>处理器软核（简称</w:t>
      </w:r>
      <w:r>
        <w:rPr>
          <w:rFonts w:hint="eastAsia"/>
        </w:rPr>
        <w:t>RV64IA</w:t>
      </w:r>
      <w:r>
        <w:rPr>
          <w:rFonts w:hint="eastAsia"/>
        </w:rPr>
        <w:t>），这个处理器是之前设计的采用状态机设计的</w:t>
      </w:r>
      <w:r>
        <w:rPr>
          <w:rFonts w:hint="eastAsia"/>
        </w:rPr>
        <w:t>RV32IA</w:t>
      </w:r>
      <w:r>
        <w:rPr>
          <w:rFonts w:hint="eastAsia"/>
        </w:rPr>
        <w:t>处理器的一个进阶版本，为了能与之前设计的</w:t>
      </w:r>
      <w:r>
        <w:rPr>
          <w:rFonts w:hint="eastAsia"/>
        </w:rPr>
        <w:t>RV32</w:t>
      </w:r>
      <w:r>
        <w:rPr>
          <w:rFonts w:hint="eastAsia"/>
        </w:rPr>
        <w:t>处理器形成高低搭配。在设计上，本处理器将会采用</w:t>
      </w:r>
      <w:r>
        <w:rPr>
          <w:rFonts w:hint="eastAsia"/>
        </w:rPr>
        <w:t>4</w:t>
      </w:r>
      <w:r>
        <w:rPr>
          <w:rFonts w:hint="eastAsia"/>
        </w:rPr>
        <w:t>级流水线结构，采用</w:t>
      </w:r>
      <w:r>
        <w:rPr>
          <w:rFonts w:hint="eastAsia"/>
        </w:rPr>
        <w:t>4K</w:t>
      </w:r>
      <w:r>
        <w:t>b</w:t>
      </w:r>
      <w:r>
        <w:rPr>
          <w:rFonts w:hint="eastAsia"/>
        </w:rPr>
        <w:t>yteL1</w:t>
      </w:r>
      <w:r>
        <w:rPr>
          <w:rFonts w:hint="eastAsia"/>
        </w:rPr>
        <w:t>指令缓存</w:t>
      </w:r>
      <w:r>
        <w:rPr>
          <w:rFonts w:hint="eastAsia"/>
        </w:rPr>
        <w:t>+4K</w:t>
      </w:r>
      <w:r>
        <w:t>b</w:t>
      </w:r>
      <w:r>
        <w:rPr>
          <w:rFonts w:hint="eastAsia"/>
        </w:rPr>
        <w:t>yteL1</w:t>
      </w:r>
      <w:r>
        <w:rPr>
          <w:rFonts w:hint="eastAsia"/>
        </w:rPr>
        <w:t>数据缓存，并采用</w:t>
      </w:r>
      <w:r>
        <w:rPr>
          <w:rFonts w:hint="eastAsia"/>
        </w:rPr>
        <w:t>MMU</w:t>
      </w:r>
      <w:r>
        <w:rPr>
          <w:rFonts w:hint="eastAsia"/>
        </w:rPr>
        <w:t>，将会完全的具备运行</w:t>
      </w:r>
      <w:r>
        <w:rPr>
          <w:rFonts w:hint="eastAsia"/>
        </w:rPr>
        <w:t>linux</w:t>
      </w:r>
      <w:r>
        <w:rPr>
          <w:rFonts w:hint="eastAsia"/>
        </w:rPr>
        <w:t>操作系统的能力。</w:t>
      </w:r>
    </w:p>
    <w:p w14:paraId="12D7F28F" w14:textId="77777777" w:rsidR="00893462" w:rsidRDefault="006C25C0">
      <w:pPr>
        <w:jc w:val="left"/>
        <w:rPr>
          <w:b/>
          <w:sz w:val="21"/>
          <w:szCs w:val="20"/>
        </w:rPr>
      </w:pPr>
      <w:r>
        <w:rPr>
          <w:rFonts w:asciiTheme="minorEastAsia" w:hAnsiTheme="minorEastAsia" w:hint="eastAsia"/>
          <w:b/>
          <w:szCs w:val="24"/>
        </w:rPr>
        <w:t>1）PRV464流水线结构</w:t>
      </w:r>
    </w:p>
    <w:p w14:paraId="018104FC" w14:textId="77777777" w:rsidR="00893462" w:rsidRDefault="006C25C0">
      <w:r>
        <w:rPr>
          <w:b/>
        </w:rPr>
        <w:tab/>
      </w:r>
      <w:r>
        <w:rPr>
          <w:rFonts w:hint="eastAsia"/>
        </w:rPr>
        <w:t>PRV464</w:t>
      </w:r>
      <w:r>
        <w:rPr>
          <w:rFonts w:hint="eastAsia"/>
        </w:rPr>
        <w:t>使用四级流水线，分别是：</w:t>
      </w:r>
      <w:r>
        <w:rPr>
          <w:rFonts w:hint="eastAsia"/>
        </w:rPr>
        <w:t>IF</w:t>
      </w:r>
      <w:r>
        <w:rPr>
          <w:rFonts w:hint="eastAsia"/>
        </w:rPr>
        <w:t>（取指令），</w:t>
      </w:r>
      <w:r>
        <w:rPr>
          <w:rFonts w:hint="eastAsia"/>
        </w:rPr>
        <w:t>ID</w:t>
      </w:r>
      <w:r>
        <w:rPr>
          <w:rFonts w:hint="eastAsia"/>
        </w:rPr>
        <w:t>（指令解码），</w:t>
      </w:r>
      <w:r>
        <w:rPr>
          <w:rFonts w:hint="eastAsia"/>
        </w:rPr>
        <w:t>EX</w:t>
      </w:r>
      <w:r>
        <w:rPr>
          <w:rFonts w:hint="eastAsia"/>
        </w:rPr>
        <w:t>（执行），</w:t>
      </w:r>
      <w:r>
        <w:rPr>
          <w:rFonts w:hint="eastAsia"/>
        </w:rPr>
        <w:t>WB</w:t>
      </w:r>
      <w:r>
        <w:rPr>
          <w:rFonts w:hint="eastAsia"/>
        </w:rPr>
        <w:t>（写回）</w:t>
      </w:r>
    </w:p>
    <w:p w14:paraId="4DA8F164" w14:textId="77777777" w:rsidR="00893462" w:rsidRDefault="006C25C0">
      <w:pPr>
        <w:jc w:val="left"/>
        <w:rPr>
          <w:b/>
          <w:sz w:val="21"/>
          <w:szCs w:val="20"/>
        </w:rPr>
      </w:pPr>
      <w:r>
        <w:rPr>
          <w:rFonts w:asciiTheme="minorEastAsia" w:hAnsiTheme="minorEastAsia" w:hint="eastAsia"/>
          <w:b/>
          <w:szCs w:val="24"/>
        </w:rPr>
        <w:t>2）PRV464支持的通用寄存器、CSR列表</w:t>
      </w:r>
    </w:p>
    <w:p w14:paraId="65416BDC" w14:textId="77777777" w:rsidR="00893462" w:rsidRDefault="006C25C0">
      <w:r>
        <w:rPr>
          <w:b/>
        </w:rPr>
        <w:tab/>
      </w:r>
      <w:r>
        <w:rPr>
          <w:rFonts w:hint="eastAsia"/>
        </w:rPr>
        <w:t>PRV464</w:t>
      </w:r>
      <w:r>
        <w:rPr>
          <w:rFonts w:hint="eastAsia"/>
        </w:rPr>
        <w:t>支持</w:t>
      </w:r>
      <w:r>
        <w:rPr>
          <w:rFonts w:hint="eastAsia"/>
        </w:rPr>
        <w:t>RV64IA</w:t>
      </w:r>
      <w:r>
        <w:rPr>
          <w:rFonts w:hint="eastAsia"/>
        </w:rPr>
        <w:t>指令集，一共支持</w:t>
      </w:r>
      <w:r>
        <w:rPr>
          <w:rFonts w:hint="eastAsia"/>
        </w:rPr>
        <w:t>32</w:t>
      </w:r>
      <w:r>
        <w:rPr>
          <w:rFonts w:hint="eastAsia"/>
        </w:rPr>
        <w:t>个通用寄存器：</w:t>
      </w:r>
    </w:p>
    <w:tbl>
      <w:tblPr>
        <w:tblStyle w:val="a4"/>
        <w:tblW w:w="0" w:type="auto"/>
        <w:jc w:val="center"/>
        <w:tblLook w:val="04A0" w:firstRow="1" w:lastRow="0" w:firstColumn="1" w:lastColumn="0" w:noHBand="0" w:noVBand="1"/>
      </w:tblPr>
      <w:tblGrid>
        <w:gridCol w:w="1668"/>
        <w:gridCol w:w="1417"/>
        <w:gridCol w:w="3369"/>
        <w:gridCol w:w="2068"/>
      </w:tblGrid>
      <w:tr w:rsidR="00893462" w14:paraId="3669606B" w14:textId="77777777">
        <w:trPr>
          <w:jc w:val="center"/>
        </w:trPr>
        <w:tc>
          <w:tcPr>
            <w:tcW w:w="1668" w:type="dxa"/>
          </w:tcPr>
          <w:p w14:paraId="19D3B6C2" w14:textId="77777777" w:rsidR="00893462" w:rsidRDefault="006C25C0">
            <w:r>
              <w:rPr>
                <w:rFonts w:hint="eastAsia"/>
              </w:rPr>
              <w:t>寄存器名称</w:t>
            </w:r>
          </w:p>
        </w:tc>
        <w:tc>
          <w:tcPr>
            <w:tcW w:w="1417" w:type="dxa"/>
          </w:tcPr>
          <w:p w14:paraId="6A16F02A" w14:textId="77777777" w:rsidR="00893462" w:rsidRDefault="006C25C0">
            <w:r>
              <w:rPr>
                <w:rFonts w:hint="eastAsia"/>
              </w:rPr>
              <w:t>ABI</w:t>
            </w:r>
            <w:r>
              <w:rPr>
                <w:rFonts w:hint="eastAsia"/>
              </w:rPr>
              <w:t>名称</w:t>
            </w:r>
          </w:p>
        </w:tc>
        <w:tc>
          <w:tcPr>
            <w:tcW w:w="3369" w:type="dxa"/>
          </w:tcPr>
          <w:p w14:paraId="0D08643C" w14:textId="77777777" w:rsidR="00893462" w:rsidRDefault="006C25C0">
            <w:r>
              <w:rPr>
                <w:rFonts w:hint="eastAsia"/>
              </w:rPr>
              <w:t>解释</w:t>
            </w:r>
          </w:p>
        </w:tc>
        <w:tc>
          <w:tcPr>
            <w:tcW w:w="2068" w:type="dxa"/>
          </w:tcPr>
          <w:p w14:paraId="15FA17A2" w14:textId="77777777" w:rsidR="00893462" w:rsidRDefault="00893462"/>
        </w:tc>
      </w:tr>
      <w:tr w:rsidR="00893462" w14:paraId="45C051EC" w14:textId="77777777">
        <w:trPr>
          <w:jc w:val="center"/>
        </w:trPr>
        <w:tc>
          <w:tcPr>
            <w:tcW w:w="1668" w:type="dxa"/>
          </w:tcPr>
          <w:p w14:paraId="03A4B60D" w14:textId="77777777" w:rsidR="00893462" w:rsidRDefault="006C25C0">
            <w:r>
              <w:rPr>
                <w:rFonts w:hint="eastAsia"/>
              </w:rPr>
              <w:t>X0</w:t>
            </w:r>
          </w:p>
        </w:tc>
        <w:tc>
          <w:tcPr>
            <w:tcW w:w="1417" w:type="dxa"/>
          </w:tcPr>
          <w:p w14:paraId="60E8C7A5" w14:textId="77777777" w:rsidR="00893462" w:rsidRDefault="006C25C0">
            <w:r>
              <w:t>Z</w:t>
            </w:r>
            <w:r>
              <w:rPr>
                <w:rFonts w:hint="eastAsia"/>
              </w:rPr>
              <w:t>ero</w:t>
            </w:r>
          </w:p>
        </w:tc>
        <w:tc>
          <w:tcPr>
            <w:tcW w:w="3369" w:type="dxa"/>
          </w:tcPr>
          <w:p w14:paraId="5D3FE440" w14:textId="77777777" w:rsidR="00893462" w:rsidRDefault="006C25C0">
            <w:r>
              <w:rPr>
                <w:rFonts w:hint="eastAsia"/>
              </w:rPr>
              <w:t>常值</w:t>
            </w:r>
            <w:r>
              <w:rPr>
                <w:rFonts w:hint="eastAsia"/>
              </w:rPr>
              <w:t>0</w:t>
            </w:r>
          </w:p>
        </w:tc>
        <w:tc>
          <w:tcPr>
            <w:tcW w:w="2068" w:type="dxa"/>
          </w:tcPr>
          <w:p w14:paraId="772446E2" w14:textId="77777777" w:rsidR="00893462" w:rsidRDefault="00893462"/>
        </w:tc>
      </w:tr>
      <w:tr w:rsidR="00893462" w14:paraId="7333FDB7" w14:textId="77777777">
        <w:trPr>
          <w:jc w:val="center"/>
        </w:trPr>
        <w:tc>
          <w:tcPr>
            <w:tcW w:w="1668" w:type="dxa"/>
          </w:tcPr>
          <w:p w14:paraId="7E13B474" w14:textId="77777777" w:rsidR="00893462" w:rsidRDefault="006C25C0">
            <w:r>
              <w:rPr>
                <w:rFonts w:hint="eastAsia"/>
              </w:rPr>
              <w:t>X1</w:t>
            </w:r>
          </w:p>
        </w:tc>
        <w:tc>
          <w:tcPr>
            <w:tcW w:w="1417" w:type="dxa"/>
          </w:tcPr>
          <w:p w14:paraId="54FED1A8" w14:textId="77777777" w:rsidR="00893462" w:rsidRDefault="006C25C0">
            <w:r>
              <w:rPr>
                <w:rFonts w:hint="eastAsia"/>
              </w:rPr>
              <w:t>RA</w:t>
            </w:r>
          </w:p>
        </w:tc>
        <w:tc>
          <w:tcPr>
            <w:tcW w:w="3369" w:type="dxa"/>
          </w:tcPr>
          <w:p w14:paraId="4EBDFC43" w14:textId="77777777" w:rsidR="00893462" w:rsidRDefault="006C25C0">
            <w:r>
              <w:rPr>
                <w:rFonts w:hint="eastAsia"/>
              </w:rPr>
              <w:t>返回地址</w:t>
            </w:r>
          </w:p>
        </w:tc>
        <w:tc>
          <w:tcPr>
            <w:tcW w:w="2068" w:type="dxa"/>
          </w:tcPr>
          <w:p w14:paraId="69837532" w14:textId="77777777" w:rsidR="00893462" w:rsidRDefault="00893462"/>
        </w:tc>
      </w:tr>
      <w:tr w:rsidR="00893462" w14:paraId="6B22A716" w14:textId="77777777">
        <w:trPr>
          <w:jc w:val="center"/>
        </w:trPr>
        <w:tc>
          <w:tcPr>
            <w:tcW w:w="1668" w:type="dxa"/>
          </w:tcPr>
          <w:p w14:paraId="2C994DAB" w14:textId="77777777" w:rsidR="00893462" w:rsidRDefault="006C25C0">
            <w:r>
              <w:rPr>
                <w:rFonts w:hint="eastAsia"/>
              </w:rPr>
              <w:t>X2</w:t>
            </w:r>
          </w:p>
        </w:tc>
        <w:tc>
          <w:tcPr>
            <w:tcW w:w="1417" w:type="dxa"/>
          </w:tcPr>
          <w:p w14:paraId="10455A16" w14:textId="77777777" w:rsidR="00893462" w:rsidRDefault="006C25C0">
            <w:r>
              <w:rPr>
                <w:rFonts w:hint="eastAsia"/>
              </w:rPr>
              <w:t>SP</w:t>
            </w:r>
          </w:p>
        </w:tc>
        <w:tc>
          <w:tcPr>
            <w:tcW w:w="3369" w:type="dxa"/>
          </w:tcPr>
          <w:p w14:paraId="4F9DC3F9" w14:textId="77777777" w:rsidR="00893462" w:rsidRDefault="006C25C0">
            <w:r>
              <w:rPr>
                <w:rFonts w:hint="eastAsia"/>
              </w:rPr>
              <w:t>堆栈指针</w:t>
            </w:r>
          </w:p>
        </w:tc>
        <w:tc>
          <w:tcPr>
            <w:tcW w:w="2068" w:type="dxa"/>
          </w:tcPr>
          <w:p w14:paraId="72741A52" w14:textId="77777777" w:rsidR="00893462" w:rsidRDefault="00893462"/>
        </w:tc>
      </w:tr>
      <w:tr w:rsidR="00893462" w14:paraId="6F0FEC75" w14:textId="77777777">
        <w:trPr>
          <w:jc w:val="center"/>
        </w:trPr>
        <w:tc>
          <w:tcPr>
            <w:tcW w:w="1668" w:type="dxa"/>
          </w:tcPr>
          <w:p w14:paraId="2B70D507" w14:textId="77777777" w:rsidR="00893462" w:rsidRDefault="006C25C0">
            <w:r>
              <w:rPr>
                <w:rFonts w:hint="eastAsia"/>
              </w:rPr>
              <w:t>X3</w:t>
            </w:r>
          </w:p>
        </w:tc>
        <w:tc>
          <w:tcPr>
            <w:tcW w:w="1417" w:type="dxa"/>
          </w:tcPr>
          <w:p w14:paraId="22A945E3" w14:textId="77777777" w:rsidR="00893462" w:rsidRDefault="006C25C0">
            <w:r>
              <w:rPr>
                <w:rFonts w:hint="eastAsia"/>
              </w:rPr>
              <w:t>GP</w:t>
            </w:r>
          </w:p>
        </w:tc>
        <w:tc>
          <w:tcPr>
            <w:tcW w:w="3369" w:type="dxa"/>
          </w:tcPr>
          <w:p w14:paraId="52EACEDC" w14:textId="77777777" w:rsidR="00893462" w:rsidRDefault="006C25C0">
            <w:r>
              <w:rPr>
                <w:rFonts w:hint="eastAsia"/>
              </w:rPr>
              <w:t>全局指针</w:t>
            </w:r>
          </w:p>
        </w:tc>
        <w:tc>
          <w:tcPr>
            <w:tcW w:w="2068" w:type="dxa"/>
          </w:tcPr>
          <w:p w14:paraId="150EAD02" w14:textId="77777777" w:rsidR="00893462" w:rsidRDefault="00893462"/>
        </w:tc>
      </w:tr>
      <w:tr w:rsidR="00893462" w14:paraId="59D7CC4E" w14:textId="77777777">
        <w:trPr>
          <w:jc w:val="center"/>
        </w:trPr>
        <w:tc>
          <w:tcPr>
            <w:tcW w:w="1668" w:type="dxa"/>
          </w:tcPr>
          <w:p w14:paraId="50EF3053" w14:textId="77777777" w:rsidR="00893462" w:rsidRDefault="006C25C0">
            <w:r>
              <w:rPr>
                <w:rFonts w:hint="eastAsia"/>
              </w:rPr>
              <w:t>X4</w:t>
            </w:r>
          </w:p>
        </w:tc>
        <w:tc>
          <w:tcPr>
            <w:tcW w:w="1417" w:type="dxa"/>
          </w:tcPr>
          <w:p w14:paraId="031DC8AE" w14:textId="77777777" w:rsidR="00893462" w:rsidRDefault="006C25C0">
            <w:r>
              <w:rPr>
                <w:rFonts w:hint="eastAsia"/>
              </w:rPr>
              <w:t>TP</w:t>
            </w:r>
          </w:p>
        </w:tc>
        <w:tc>
          <w:tcPr>
            <w:tcW w:w="3369" w:type="dxa"/>
          </w:tcPr>
          <w:p w14:paraId="28A87D99" w14:textId="77777777" w:rsidR="00893462" w:rsidRDefault="006C25C0">
            <w:r>
              <w:rPr>
                <w:rFonts w:hint="eastAsia"/>
              </w:rPr>
              <w:t>线指针</w:t>
            </w:r>
          </w:p>
        </w:tc>
        <w:tc>
          <w:tcPr>
            <w:tcW w:w="2068" w:type="dxa"/>
          </w:tcPr>
          <w:p w14:paraId="62E72DE0" w14:textId="77777777" w:rsidR="00893462" w:rsidRDefault="00893462"/>
        </w:tc>
      </w:tr>
      <w:tr w:rsidR="00893462" w14:paraId="5DBB39D1" w14:textId="77777777">
        <w:trPr>
          <w:jc w:val="center"/>
        </w:trPr>
        <w:tc>
          <w:tcPr>
            <w:tcW w:w="1668" w:type="dxa"/>
          </w:tcPr>
          <w:p w14:paraId="46C5B5AF" w14:textId="77777777" w:rsidR="00893462" w:rsidRDefault="006C25C0">
            <w:r>
              <w:rPr>
                <w:rFonts w:hint="eastAsia"/>
              </w:rPr>
              <w:t>X5</w:t>
            </w:r>
          </w:p>
        </w:tc>
        <w:tc>
          <w:tcPr>
            <w:tcW w:w="1417" w:type="dxa"/>
          </w:tcPr>
          <w:p w14:paraId="29D7E340" w14:textId="77777777" w:rsidR="00893462" w:rsidRDefault="006C25C0">
            <w:r>
              <w:rPr>
                <w:rFonts w:hint="eastAsia"/>
              </w:rPr>
              <w:t>T0</w:t>
            </w:r>
          </w:p>
        </w:tc>
        <w:tc>
          <w:tcPr>
            <w:tcW w:w="3369" w:type="dxa"/>
          </w:tcPr>
          <w:p w14:paraId="5A35DE92" w14:textId="77777777" w:rsidR="00893462" w:rsidRDefault="006C25C0">
            <w:r>
              <w:rPr>
                <w:rFonts w:hint="eastAsia"/>
              </w:rPr>
              <w:t>临时值</w:t>
            </w:r>
          </w:p>
        </w:tc>
        <w:tc>
          <w:tcPr>
            <w:tcW w:w="2068" w:type="dxa"/>
          </w:tcPr>
          <w:p w14:paraId="5FA87C73" w14:textId="77777777" w:rsidR="00893462" w:rsidRDefault="00893462"/>
        </w:tc>
      </w:tr>
      <w:tr w:rsidR="00893462" w14:paraId="60B4870F" w14:textId="77777777">
        <w:trPr>
          <w:jc w:val="center"/>
        </w:trPr>
        <w:tc>
          <w:tcPr>
            <w:tcW w:w="1668" w:type="dxa"/>
          </w:tcPr>
          <w:p w14:paraId="72A5F24C" w14:textId="77777777" w:rsidR="00893462" w:rsidRDefault="006C25C0">
            <w:r>
              <w:rPr>
                <w:rFonts w:hint="eastAsia"/>
              </w:rPr>
              <w:t>X6-T7</w:t>
            </w:r>
          </w:p>
        </w:tc>
        <w:tc>
          <w:tcPr>
            <w:tcW w:w="1417" w:type="dxa"/>
          </w:tcPr>
          <w:p w14:paraId="634D329C" w14:textId="77777777" w:rsidR="00893462" w:rsidRDefault="006C25C0">
            <w:r>
              <w:rPr>
                <w:rFonts w:hint="eastAsia"/>
              </w:rPr>
              <w:t>T1-T2</w:t>
            </w:r>
          </w:p>
        </w:tc>
        <w:tc>
          <w:tcPr>
            <w:tcW w:w="3369" w:type="dxa"/>
          </w:tcPr>
          <w:p w14:paraId="239B852F" w14:textId="77777777" w:rsidR="00893462" w:rsidRDefault="006C25C0">
            <w:r>
              <w:rPr>
                <w:rFonts w:hint="eastAsia"/>
              </w:rPr>
              <w:t>临时值</w:t>
            </w:r>
          </w:p>
        </w:tc>
        <w:tc>
          <w:tcPr>
            <w:tcW w:w="2068" w:type="dxa"/>
          </w:tcPr>
          <w:p w14:paraId="20510EE1" w14:textId="77777777" w:rsidR="00893462" w:rsidRDefault="00893462"/>
        </w:tc>
      </w:tr>
      <w:tr w:rsidR="00893462" w14:paraId="4CE65BA0" w14:textId="77777777">
        <w:trPr>
          <w:jc w:val="center"/>
        </w:trPr>
        <w:tc>
          <w:tcPr>
            <w:tcW w:w="1668" w:type="dxa"/>
          </w:tcPr>
          <w:p w14:paraId="08AE2292" w14:textId="77777777" w:rsidR="00893462" w:rsidRDefault="006C25C0">
            <w:r>
              <w:rPr>
                <w:rFonts w:hint="eastAsia"/>
              </w:rPr>
              <w:t>X8</w:t>
            </w:r>
          </w:p>
        </w:tc>
        <w:tc>
          <w:tcPr>
            <w:tcW w:w="1417" w:type="dxa"/>
          </w:tcPr>
          <w:p w14:paraId="1B70DF88" w14:textId="77777777" w:rsidR="00893462" w:rsidRDefault="006C25C0">
            <w:r>
              <w:rPr>
                <w:rFonts w:hint="eastAsia"/>
              </w:rPr>
              <w:t>S0/FP</w:t>
            </w:r>
          </w:p>
        </w:tc>
        <w:tc>
          <w:tcPr>
            <w:tcW w:w="3369" w:type="dxa"/>
          </w:tcPr>
          <w:p w14:paraId="543C297D" w14:textId="77777777" w:rsidR="00893462" w:rsidRDefault="006C25C0">
            <w:r>
              <w:rPr>
                <w:rFonts w:hint="eastAsia"/>
              </w:rPr>
              <w:t>保存寄存器</w:t>
            </w:r>
            <w:r>
              <w:rPr>
                <w:rFonts w:hint="eastAsia"/>
              </w:rPr>
              <w:t>/</w:t>
            </w:r>
            <w:r>
              <w:rPr>
                <w:rFonts w:hint="eastAsia"/>
              </w:rPr>
              <w:t>帧指针</w:t>
            </w:r>
          </w:p>
        </w:tc>
        <w:tc>
          <w:tcPr>
            <w:tcW w:w="2068" w:type="dxa"/>
          </w:tcPr>
          <w:p w14:paraId="23108C62" w14:textId="77777777" w:rsidR="00893462" w:rsidRDefault="00893462"/>
        </w:tc>
      </w:tr>
      <w:tr w:rsidR="00893462" w14:paraId="58A09DDF" w14:textId="77777777">
        <w:trPr>
          <w:jc w:val="center"/>
        </w:trPr>
        <w:tc>
          <w:tcPr>
            <w:tcW w:w="1668" w:type="dxa"/>
          </w:tcPr>
          <w:p w14:paraId="3C55E2AA" w14:textId="77777777" w:rsidR="00893462" w:rsidRDefault="006C25C0">
            <w:r>
              <w:rPr>
                <w:rFonts w:hint="eastAsia"/>
              </w:rPr>
              <w:t>X9</w:t>
            </w:r>
          </w:p>
        </w:tc>
        <w:tc>
          <w:tcPr>
            <w:tcW w:w="1417" w:type="dxa"/>
          </w:tcPr>
          <w:p w14:paraId="45E56FEB" w14:textId="77777777" w:rsidR="00893462" w:rsidRDefault="006C25C0">
            <w:r>
              <w:rPr>
                <w:rFonts w:hint="eastAsia"/>
              </w:rPr>
              <w:t>S1</w:t>
            </w:r>
          </w:p>
        </w:tc>
        <w:tc>
          <w:tcPr>
            <w:tcW w:w="3369" w:type="dxa"/>
          </w:tcPr>
          <w:p w14:paraId="0E037440" w14:textId="77777777" w:rsidR="00893462" w:rsidRDefault="006C25C0">
            <w:r>
              <w:rPr>
                <w:rFonts w:hint="eastAsia"/>
              </w:rPr>
              <w:t>保存寄存器</w:t>
            </w:r>
          </w:p>
        </w:tc>
        <w:tc>
          <w:tcPr>
            <w:tcW w:w="2068" w:type="dxa"/>
          </w:tcPr>
          <w:p w14:paraId="358F619D" w14:textId="77777777" w:rsidR="00893462" w:rsidRDefault="00893462"/>
        </w:tc>
      </w:tr>
      <w:tr w:rsidR="00893462" w14:paraId="0C3E9D62" w14:textId="77777777">
        <w:trPr>
          <w:jc w:val="center"/>
        </w:trPr>
        <w:tc>
          <w:tcPr>
            <w:tcW w:w="1668" w:type="dxa"/>
          </w:tcPr>
          <w:p w14:paraId="24D56C0C" w14:textId="77777777" w:rsidR="00893462" w:rsidRDefault="006C25C0">
            <w:r>
              <w:rPr>
                <w:rFonts w:hint="eastAsia"/>
              </w:rPr>
              <w:t>X10-X11</w:t>
            </w:r>
          </w:p>
        </w:tc>
        <w:tc>
          <w:tcPr>
            <w:tcW w:w="1417" w:type="dxa"/>
          </w:tcPr>
          <w:p w14:paraId="2A9EE1C0" w14:textId="77777777" w:rsidR="00893462" w:rsidRDefault="006C25C0">
            <w:r>
              <w:rPr>
                <w:rFonts w:hint="eastAsia"/>
              </w:rPr>
              <w:t>A0-A1</w:t>
            </w:r>
          </w:p>
        </w:tc>
        <w:tc>
          <w:tcPr>
            <w:tcW w:w="3369" w:type="dxa"/>
          </w:tcPr>
          <w:p w14:paraId="2C4750FA" w14:textId="77777777" w:rsidR="00893462" w:rsidRDefault="00893462"/>
        </w:tc>
        <w:tc>
          <w:tcPr>
            <w:tcW w:w="2068" w:type="dxa"/>
          </w:tcPr>
          <w:p w14:paraId="46FA5293" w14:textId="77777777" w:rsidR="00893462" w:rsidRDefault="00893462"/>
        </w:tc>
      </w:tr>
      <w:tr w:rsidR="00893462" w14:paraId="09628B96" w14:textId="77777777">
        <w:trPr>
          <w:jc w:val="center"/>
        </w:trPr>
        <w:tc>
          <w:tcPr>
            <w:tcW w:w="1668" w:type="dxa"/>
          </w:tcPr>
          <w:p w14:paraId="5928731F" w14:textId="77777777" w:rsidR="00893462" w:rsidRDefault="006C25C0">
            <w:r>
              <w:rPr>
                <w:rFonts w:hint="eastAsia"/>
              </w:rPr>
              <w:t>X12-X17</w:t>
            </w:r>
          </w:p>
        </w:tc>
        <w:tc>
          <w:tcPr>
            <w:tcW w:w="1417" w:type="dxa"/>
          </w:tcPr>
          <w:p w14:paraId="7FD540C7" w14:textId="77777777" w:rsidR="00893462" w:rsidRDefault="006C25C0">
            <w:r>
              <w:rPr>
                <w:rFonts w:hint="eastAsia"/>
              </w:rPr>
              <w:t>A2-A7</w:t>
            </w:r>
          </w:p>
        </w:tc>
        <w:tc>
          <w:tcPr>
            <w:tcW w:w="3369" w:type="dxa"/>
          </w:tcPr>
          <w:p w14:paraId="33230E4D" w14:textId="77777777" w:rsidR="00893462" w:rsidRDefault="00893462"/>
        </w:tc>
        <w:tc>
          <w:tcPr>
            <w:tcW w:w="2068" w:type="dxa"/>
          </w:tcPr>
          <w:p w14:paraId="62E86B20" w14:textId="77777777" w:rsidR="00893462" w:rsidRDefault="00893462"/>
        </w:tc>
      </w:tr>
      <w:tr w:rsidR="00893462" w14:paraId="04ACCF70" w14:textId="77777777">
        <w:trPr>
          <w:jc w:val="center"/>
        </w:trPr>
        <w:tc>
          <w:tcPr>
            <w:tcW w:w="1668" w:type="dxa"/>
          </w:tcPr>
          <w:p w14:paraId="2491AE9E" w14:textId="77777777" w:rsidR="00893462" w:rsidRDefault="006C25C0">
            <w:r>
              <w:rPr>
                <w:rFonts w:hint="eastAsia"/>
              </w:rPr>
              <w:t>X18-X27</w:t>
            </w:r>
          </w:p>
        </w:tc>
        <w:tc>
          <w:tcPr>
            <w:tcW w:w="1417" w:type="dxa"/>
          </w:tcPr>
          <w:p w14:paraId="03E4B4ED" w14:textId="77777777" w:rsidR="00893462" w:rsidRDefault="006C25C0">
            <w:r>
              <w:rPr>
                <w:rFonts w:hint="eastAsia"/>
              </w:rPr>
              <w:t>S2-S11</w:t>
            </w:r>
          </w:p>
        </w:tc>
        <w:tc>
          <w:tcPr>
            <w:tcW w:w="3369" w:type="dxa"/>
          </w:tcPr>
          <w:p w14:paraId="77FD8D2F" w14:textId="77777777" w:rsidR="00893462" w:rsidRDefault="00893462"/>
        </w:tc>
        <w:tc>
          <w:tcPr>
            <w:tcW w:w="2068" w:type="dxa"/>
          </w:tcPr>
          <w:p w14:paraId="551E40E7" w14:textId="77777777" w:rsidR="00893462" w:rsidRDefault="00893462"/>
        </w:tc>
      </w:tr>
      <w:tr w:rsidR="00893462" w14:paraId="7C918BEE" w14:textId="77777777">
        <w:trPr>
          <w:jc w:val="center"/>
        </w:trPr>
        <w:tc>
          <w:tcPr>
            <w:tcW w:w="1668" w:type="dxa"/>
          </w:tcPr>
          <w:p w14:paraId="749EB647" w14:textId="77777777" w:rsidR="00893462" w:rsidRDefault="006C25C0">
            <w:r>
              <w:rPr>
                <w:rFonts w:hint="eastAsia"/>
              </w:rPr>
              <w:t>X28-X31</w:t>
            </w:r>
          </w:p>
        </w:tc>
        <w:tc>
          <w:tcPr>
            <w:tcW w:w="1417" w:type="dxa"/>
          </w:tcPr>
          <w:p w14:paraId="07C3C3A6" w14:textId="77777777" w:rsidR="00893462" w:rsidRDefault="006C25C0">
            <w:r>
              <w:rPr>
                <w:rFonts w:hint="eastAsia"/>
              </w:rPr>
              <w:t>T3-T6</w:t>
            </w:r>
          </w:p>
        </w:tc>
        <w:tc>
          <w:tcPr>
            <w:tcW w:w="3369" w:type="dxa"/>
          </w:tcPr>
          <w:p w14:paraId="7C356289" w14:textId="77777777" w:rsidR="00893462" w:rsidRDefault="00893462"/>
        </w:tc>
        <w:tc>
          <w:tcPr>
            <w:tcW w:w="2068" w:type="dxa"/>
          </w:tcPr>
          <w:p w14:paraId="27121A8E" w14:textId="77777777" w:rsidR="00893462" w:rsidRDefault="00893462"/>
        </w:tc>
      </w:tr>
    </w:tbl>
    <w:p w14:paraId="76B21B33" w14:textId="77777777" w:rsidR="00893462" w:rsidRDefault="006C25C0">
      <w:r>
        <w:rPr>
          <w:rFonts w:hint="eastAsia"/>
        </w:rPr>
        <w:t>CSR</w:t>
      </w:r>
      <w:r>
        <w:rPr>
          <w:rFonts w:hint="eastAsia"/>
        </w:rPr>
        <w:t>寄存器列表：</w:t>
      </w:r>
    </w:p>
    <w:tbl>
      <w:tblPr>
        <w:tblStyle w:val="a4"/>
        <w:tblW w:w="0" w:type="auto"/>
        <w:tblLook w:val="04A0" w:firstRow="1" w:lastRow="0" w:firstColumn="1" w:lastColumn="0" w:noHBand="0" w:noVBand="1"/>
      </w:tblPr>
      <w:tblGrid>
        <w:gridCol w:w="2124"/>
        <w:gridCol w:w="2124"/>
        <w:gridCol w:w="2150"/>
        <w:gridCol w:w="2124"/>
      </w:tblGrid>
      <w:tr w:rsidR="00893462" w14:paraId="0DE6ED63" w14:textId="77777777">
        <w:tc>
          <w:tcPr>
            <w:tcW w:w="2130" w:type="dxa"/>
          </w:tcPr>
          <w:p w14:paraId="29CA698B" w14:textId="77777777" w:rsidR="00893462" w:rsidRDefault="006C25C0">
            <w:r>
              <w:t>地址</w:t>
            </w:r>
          </w:p>
        </w:tc>
        <w:tc>
          <w:tcPr>
            <w:tcW w:w="2130" w:type="dxa"/>
          </w:tcPr>
          <w:p w14:paraId="553FB045" w14:textId="77777777" w:rsidR="00893462" w:rsidRDefault="006C25C0">
            <w:r>
              <w:t>权限</w:t>
            </w:r>
          </w:p>
        </w:tc>
        <w:tc>
          <w:tcPr>
            <w:tcW w:w="2131" w:type="dxa"/>
          </w:tcPr>
          <w:p w14:paraId="075A1871" w14:textId="77777777" w:rsidR="00893462" w:rsidRDefault="006C25C0">
            <w:r>
              <w:t>名称</w:t>
            </w:r>
          </w:p>
        </w:tc>
        <w:tc>
          <w:tcPr>
            <w:tcW w:w="2131" w:type="dxa"/>
          </w:tcPr>
          <w:p w14:paraId="26686492" w14:textId="77777777" w:rsidR="00893462" w:rsidRDefault="00893462"/>
        </w:tc>
      </w:tr>
      <w:tr w:rsidR="00893462" w14:paraId="1B1DF7E9" w14:textId="77777777">
        <w:tc>
          <w:tcPr>
            <w:tcW w:w="2130" w:type="dxa"/>
          </w:tcPr>
          <w:p w14:paraId="6F2DB937" w14:textId="77777777" w:rsidR="00893462" w:rsidRDefault="006C25C0">
            <w:r>
              <w:rPr>
                <w:rFonts w:hint="eastAsia"/>
              </w:rPr>
              <w:t>0xC00</w:t>
            </w:r>
          </w:p>
        </w:tc>
        <w:tc>
          <w:tcPr>
            <w:tcW w:w="2130" w:type="dxa"/>
          </w:tcPr>
          <w:p w14:paraId="48277368" w14:textId="77777777" w:rsidR="00893462" w:rsidRDefault="006C25C0">
            <w:r>
              <w:rPr>
                <w:rFonts w:hint="eastAsia"/>
              </w:rPr>
              <w:t>URO</w:t>
            </w:r>
          </w:p>
        </w:tc>
        <w:tc>
          <w:tcPr>
            <w:tcW w:w="2131" w:type="dxa"/>
          </w:tcPr>
          <w:p w14:paraId="2C834382" w14:textId="77777777" w:rsidR="00893462" w:rsidRDefault="006C25C0">
            <w:r>
              <w:rPr>
                <w:rFonts w:hint="eastAsia"/>
              </w:rPr>
              <w:t>CYCLE</w:t>
            </w:r>
          </w:p>
        </w:tc>
        <w:tc>
          <w:tcPr>
            <w:tcW w:w="2131" w:type="dxa"/>
          </w:tcPr>
          <w:p w14:paraId="42C1AD31" w14:textId="77777777" w:rsidR="00893462" w:rsidRDefault="00893462"/>
        </w:tc>
      </w:tr>
      <w:tr w:rsidR="00893462" w14:paraId="3396E839" w14:textId="77777777">
        <w:tc>
          <w:tcPr>
            <w:tcW w:w="2130" w:type="dxa"/>
          </w:tcPr>
          <w:p w14:paraId="67BC6794" w14:textId="77777777" w:rsidR="00893462" w:rsidRDefault="006C25C0">
            <w:r>
              <w:rPr>
                <w:rFonts w:hint="eastAsia"/>
              </w:rPr>
              <w:t>0xC01</w:t>
            </w:r>
          </w:p>
        </w:tc>
        <w:tc>
          <w:tcPr>
            <w:tcW w:w="2130" w:type="dxa"/>
          </w:tcPr>
          <w:p w14:paraId="41DE92F9" w14:textId="77777777" w:rsidR="00893462" w:rsidRDefault="006C25C0">
            <w:r>
              <w:rPr>
                <w:rFonts w:hint="eastAsia"/>
              </w:rPr>
              <w:t>URO</w:t>
            </w:r>
          </w:p>
        </w:tc>
        <w:tc>
          <w:tcPr>
            <w:tcW w:w="2131" w:type="dxa"/>
          </w:tcPr>
          <w:p w14:paraId="12B93E1D" w14:textId="77777777" w:rsidR="00893462" w:rsidRDefault="006C25C0">
            <w:r>
              <w:rPr>
                <w:rFonts w:hint="eastAsia"/>
              </w:rPr>
              <w:t>TIME</w:t>
            </w:r>
          </w:p>
        </w:tc>
        <w:tc>
          <w:tcPr>
            <w:tcW w:w="2131" w:type="dxa"/>
          </w:tcPr>
          <w:p w14:paraId="6790A856" w14:textId="77777777" w:rsidR="00893462" w:rsidRDefault="00893462"/>
        </w:tc>
      </w:tr>
      <w:tr w:rsidR="00893462" w14:paraId="454A6891" w14:textId="77777777">
        <w:tc>
          <w:tcPr>
            <w:tcW w:w="2130" w:type="dxa"/>
          </w:tcPr>
          <w:p w14:paraId="3F57ABA6" w14:textId="77777777" w:rsidR="00893462" w:rsidRDefault="006C25C0">
            <w:r>
              <w:rPr>
                <w:rFonts w:hint="eastAsia"/>
              </w:rPr>
              <w:t>0xC02</w:t>
            </w:r>
          </w:p>
        </w:tc>
        <w:tc>
          <w:tcPr>
            <w:tcW w:w="2130" w:type="dxa"/>
          </w:tcPr>
          <w:p w14:paraId="2160CA16" w14:textId="77777777" w:rsidR="00893462" w:rsidRDefault="006C25C0">
            <w:r>
              <w:rPr>
                <w:rFonts w:hint="eastAsia"/>
              </w:rPr>
              <w:t>URO</w:t>
            </w:r>
          </w:p>
        </w:tc>
        <w:tc>
          <w:tcPr>
            <w:tcW w:w="2131" w:type="dxa"/>
          </w:tcPr>
          <w:p w14:paraId="19356C1C" w14:textId="77777777" w:rsidR="00893462" w:rsidRDefault="006C25C0">
            <w:r>
              <w:rPr>
                <w:rFonts w:hint="eastAsia"/>
              </w:rPr>
              <w:t>INSTRET</w:t>
            </w:r>
          </w:p>
        </w:tc>
        <w:tc>
          <w:tcPr>
            <w:tcW w:w="2131" w:type="dxa"/>
          </w:tcPr>
          <w:p w14:paraId="318137E7" w14:textId="77777777" w:rsidR="00893462" w:rsidRDefault="00893462"/>
        </w:tc>
      </w:tr>
      <w:tr w:rsidR="00893462" w14:paraId="7B171F54" w14:textId="77777777">
        <w:tc>
          <w:tcPr>
            <w:tcW w:w="2130" w:type="dxa"/>
          </w:tcPr>
          <w:p w14:paraId="529A5FBC" w14:textId="77777777" w:rsidR="00893462" w:rsidRDefault="006C25C0">
            <w:r>
              <w:rPr>
                <w:rFonts w:hint="eastAsia"/>
              </w:rPr>
              <w:t>0xC03</w:t>
            </w:r>
          </w:p>
        </w:tc>
        <w:tc>
          <w:tcPr>
            <w:tcW w:w="2130" w:type="dxa"/>
          </w:tcPr>
          <w:p w14:paraId="0757A011" w14:textId="77777777" w:rsidR="00893462" w:rsidRDefault="006C25C0">
            <w:r>
              <w:rPr>
                <w:rFonts w:hint="eastAsia"/>
              </w:rPr>
              <w:t>URO</w:t>
            </w:r>
          </w:p>
        </w:tc>
        <w:tc>
          <w:tcPr>
            <w:tcW w:w="2131" w:type="dxa"/>
          </w:tcPr>
          <w:p w14:paraId="47A46DD0" w14:textId="77777777" w:rsidR="00893462" w:rsidRDefault="006C25C0">
            <w:r>
              <w:rPr>
                <w:rFonts w:hint="eastAsia"/>
              </w:rPr>
              <w:t>HPMCOUNTER3</w:t>
            </w:r>
          </w:p>
        </w:tc>
        <w:tc>
          <w:tcPr>
            <w:tcW w:w="2131" w:type="dxa"/>
          </w:tcPr>
          <w:p w14:paraId="0A15A2E7" w14:textId="77777777" w:rsidR="00893462" w:rsidRDefault="00893462"/>
        </w:tc>
      </w:tr>
      <w:tr w:rsidR="00893462" w14:paraId="744F89C5" w14:textId="77777777">
        <w:tc>
          <w:tcPr>
            <w:tcW w:w="2130" w:type="dxa"/>
          </w:tcPr>
          <w:p w14:paraId="4119C82F" w14:textId="77777777" w:rsidR="00893462" w:rsidRDefault="006C25C0">
            <w:r>
              <w:rPr>
                <w:rFonts w:hint="eastAsia"/>
              </w:rPr>
              <w:t>0xC04</w:t>
            </w:r>
          </w:p>
        </w:tc>
        <w:tc>
          <w:tcPr>
            <w:tcW w:w="2130" w:type="dxa"/>
          </w:tcPr>
          <w:p w14:paraId="152197DB" w14:textId="77777777" w:rsidR="00893462" w:rsidRDefault="006C25C0">
            <w:r>
              <w:rPr>
                <w:rFonts w:hint="eastAsia"/>
              </w:rPr>
              <w:t>URO</w:t>
            </w:r>
          </w:p>
        </w:tc>
        <w:tc>
          <w:tcPr>
            <w:tcW w:w="2131" w:type="dxa"/>
          </w:tcPr>
          <w:p w14:paraId="44CB6BCC" w14:textId="77777777" w:rsidR="00893462" w:rsidRDefault="006C25C0">
            <w:r>
              <w:rPr>
                <w:rFonts w:hint="eastAsia"/>
              </w:rPr>
              <w:t>HPMCOUNTER4</w:t>
            </w:r>
          </w:p>
        </w:tc>
        <w:tc>
          <w:tcPr>
            <w:tcW w:w="2131" w:type="dxa"/>
          </w:tcPr>
          <w:p w14:paraId="4AF356A3" w14:textId="77777777" w:rsidR="00893462" w:rsidRDefault="00893462"/>
        </w:tc>
      </w:tr>
      <w:tr w:rsidR="00893462" w14:paraId="42AB3246" w14:textId="77777777">
        <w:tc>
          <w:tcPr>
            <w:tcW w:w="2130" w:type="dxa"/>
          </w:tcPr>
          <w:p w14:paraId="2A65539D" w14:textId="77777777" w:rsidR="00893462" w:rsidRDefault="006C25C0">
            <w:r>
              <w:rPr>
                <w:rFonts w:hint="eastAsia"/>
              </w:rPr>
              <w:t>0x100</w:t>
            </w:r>
          </w:p>
        </w:tc>
        <w:tc>
          <w:tcPr>
            <w:tcW w:w="2130" w:type="dxa"/>
          </w:tcPr>
          <w:p w14:paraId="0C456A0E" w14:textId="77777777" w:rsidR="00893462" w:rsidRDefault="006C25C0">
            <w:r>
              <w:rPr>
                <w:rFonts w:hint="eastAsia"/>
              </w:rPr>
              <w:t>SRW</w:t>
            </w:r>
          </w:p>
        </w:tc>
        <w:tc>
          <w:tcPr>
            <w:tcW w:w="2131" w:type="dxa"/>
          </w:tcPr>
          <w:p w14:paraId="5E026184" w14:textId="77777777" w:rsidR="00893462" w:rsidRDefault="006C25C0">
            <w:r>
              <w:rPr>
                <w:rFonts w:hint="eastAsia"/>
              </w:rPr>
              <w:t>SSTATUS</w:t>
            </w:r>
          </w:p>
        </w:tc>
        <w:tc>
          <w:tcPr>
            <w:tcW w:w="2131" w:type="dxa"/>
          </w:tcPr>
          <w:p w14:paraId="1C63FB44" w14:textId="77777777" w:rsidR="00893462" w:rsidRDefault="00893462"/>
        </w:tc>
      </w:tr>
      <w:tr w:rsidR="00893462" w14:paraId="4CDFD4A2" w14:textId="77777777">
        <w:tc>
          <w:tcPr>
            <w:tcW w:w="2130" w:type="dxa"/>
          </w:tcPr>
          <w:p w14:paraId="3CB487B7" w14:textId="77777777" w:rsidR="00893462" w:rsidRDefault="006C25C0">
            <w:r>
              <w:rPr>
                <w:rFonts w:hint="eastAsia"/>
              </w:rPr>
              <w:lastRenderedPageBreak/>
              <w:t>0x102</w:t>
            </w:r>
          </w:p>
        </w:tc>
        <w:tc>
          <w:tcPr>
            <w:tcW w:w="2130" w:type="dxa"/>
          </w:tcPr>
          <w:p w14:paraId="74C73A9D" w14:textId="77777777" w:rsidR="00893462" w:rsidRDefault="006C25C0">
            <w:r>
              <w:rPr>
                <w:rFonts w:hint="eastAsia"/>
              </w:rPr>
              <w:t>SRW</w:t>
            </w:r>
          </w:p>
        </w:tc>
        <w:tc>
          <w:tcPr>
            <w:tcW w:w="2131" w:type="dxa"/>
          </w:tcPr>
          <w:p w14:paraId="1A208FA6" w14:textId="77777777" w:rsidR="00893462" w:rsidRDefault="006C25C0">
            <w:r>
              <w:rPr>
                <w:rFonts w:hint="eastAsia"/>
              </w:rPr>
              <w:t>SEDELEG</w:t>
            </w:r>
          </w:p>
        </w:tc>
        <w:tc>
          <w:tcPr>
            <w:tcW w:w="2131" w:type="dxa"/>
          </w:tcPr>
          <w:p w14:paraId="6E339B75" w14:textId="77777777" w:rsidR="00893462" w:rsidRDefault="00893462"/>
        </w:tc>
      </w:tr>
      <w:tr w:rsidR="00893462" w14:paraId="71E68B24" w14:textId="77777777">
        <w:tc>
          <w:tcPr>
            <w:tcW w:w="2130" w:type="dxa"/>
          </w:tcPr>
          <w:p w14:paraId="41ED31E1" w14:textId="77777777" w:rsidR="00893462" w:rsidRDefault="006C25C0">
            <w:r>
              <w:rPr>
                <w:rFonts w:hint="eastAsia"/>
              </w:rPr>
              <w:t>0x103</w:t>
            </w:r>
          </w:p>
        </w:tc>
        <w:tc>
          <w:tcPr>
            <w:tcW w:w="2130" w:type="dxa"/>
          </w:tcPr>
          <w:p w14:paraId="439F5536" w14:textId="77777777" w:rsidR="00893462" w:rsidRDefault="006C25C0">
            <w:r>
              <w:rPr>
                <w:rFonts w:hint="eastAsia"/>
              </w:rPr>
              <w:t>SRW</w:t>
            </w:r>
          </w:p>
        </w:tc>
        <w:tc>
          <w:tcPr>
            <w:tcW w:w="2131" w:type="dxa"/>
          </w:tcPr>
          <w:p w14:paraId="5294D59A" w14:textId="77777777" w:rsidR="00893462" w:rsidRDefault="006C25C0">
            <w:r>
              <w:rPr>
                <w:rFonts w:hint="eastAsia"/>
              </w:rPr>
              <w:t>SIDELEG</w:t>
            </w:r>
          </w:p>
        </w:tc>
        <w:tc>
          <w:tcPr>
            <w:tcW w:w="2131" w:type="dxa"/>
          </w:tcPr>
          <w:p w14:paraId="32D35EBF" w14:textId="77777777" w:rsidR="00893462" w:rsidRDefault="00893462"/>
        </w:tc>
      </w:tr>
      <w:tr w:rsidR="00893462" w14:paraId="5BC28B2E" w14:textId="77777777">
        <w:tc>
          <w:tcPr>
            <w:tcW w:w="2130" w:type="dxa"/>
          </w:tcPr>
          <w:p w14:paraId="3474E867" w14:textId="77777777" w:rsidR="00893462" w:rsidRDefault="006C25C0">
            <w:r>
              <w:rPr>
                <w:rFonts w:hint="eastAsia"/>
              </w:rPr>
              <w:t>0x104</w:t>
            </w:r>
          </w:p>
        </w:tc>
        <w:tc>
          <w:tcPr>
            <w:tcW w:w="2130" w:type="dxa"/>
          </w:tcPr>
          <w:p w14:paraId="040488DE" w14:textId="77777777" w:rsidR="00893462" w:rsidRDefault="006C25C0">
            <w:r>
              <w:rPr>
                <w:rFonts w:hint="eastAsia"/>
              </w:rPr>
              <w:t>SRW</w:t>
            </w:r>
          </w:p>
        </w:tc>
        <w:tc>
          <w:tcPr>
            <w:tcW w:w="2131" w:type="dxa"/>
          </w:tcPr>
          <w:p w14:paraId="3D037122" w14:textId="77777777" w:rsidR="00893462" w:rsidRDefault="006C25C0">
            <w:r>
              <w:rPr>
                <w:rFonts w:hint="eastAsia"/>
              </w:rPr>
              <w:t>SIE</w:t>
            </w:r>
          </w:p>
        </w:tc>
        <w:tc>
          <w:tcPr>
            <w:tcW w:w="2131" w:type="dxa"/>
          </w:tcPr>
          <w:p w14:paraId="4817FFF1" w14:textId="77777777" w:rsidR="00893462" w:rsidRDefault="00893462"/>
        </w:tc>
      </w:tr>
      <w:tr w:rsidR="00893462" w14:paraId="24C74594" w14:textId="77777777">
        <w:tc>
          <w:tcPr>
            <w:tcW w:w="2130" w:type="dxa"/>
          </w:tcPr>
          <w:p w14:paraId="51623A41" w14:textId="77777777" w:rsidR="00893462" w:rsidRDefault="006C25C0">
            <w:r>
              <w:rPr>
                <w:rFonts w:hint="eastAsia"/>
              </w:rPr>
              <w:t>0x105</w:t>
            </w:r>
          </w:p>
        </w:tc>
        <w:tc>
          <w:tcPr>
            <w:tcW w:w="2130" w:type="dxa"/>
          </w:tcPr>
          <w:p w14:paraId="4061A196" w14:textId="77777777" w:rsidR="00893462" w:rsidRDefault="006C25C0">
            <w:r>
              <w:rPr>
                <w:rFonts w:hint="eastAsia"/>
              </w:rPr>
              <w:t>SRW</w:t>
            </w:r>
          </w:p>
        </w:tc>
        <w:tc>
          <w:tcPr>
            <w:tcW w:w="2131" w:type="dxa"/>
          </w:tcPr>
          <w:p w14:paraId="7C80C663" w14:textId="77777777" w:rsidR="00893462" w:rsidRDefault="006C25C0">
            <w:r>
              <w:rPr>
                <w:rFonts w:hint="eastAsia"/>
              </w:rPr>
              <w:t>STVEC</w:t>
            </w:r>
          </w:p>
        </w:tc>
        <w:tc>
          <w:tcPr>
            <w:tcW w:w="2131" w:type="dxa"/>
          </w:tcPr>
          <w:p w14:paraId="7347CE6E" w14:textId="77777777" w:rsidR="00893462" w:rsidRDefault="00893462"/>
        </w:tc>
      </w:tr>
      <w:tr w:rsidR="00893462" w14:paraId="504ACCF9" w14:textId="77777777">
        <w:tc>
          <w:tcPr>
            <w:tcW w:w="2130" w:type="dxa"/>
          </w:tcPr>
          <w:p w14:paraId="0BC4FCBC" w14:textId="77777777" w:rsidR="00893462" w:rsidRDefault="006C25C0">
            <w:r>
              <w:rPr>
                <w:rFonts w:hint="eastAsia"/>
              </w:rPr>
              <w:t>0x106</w:t>
            </w:r>
          </w:p>
        </w:tc>
        <w:tc>
          <w:tcPr>
            <w:tcW w:w="2130" w:type="dxa"/>
          </w:tcPr>
          <w:p w14:paraId="1F207418" w14:textId="77777777" w:rsidR="00893462" w:rsidRDefault="006C25C0">
            <w:r>
              <w:rPr>
                <w:rFonts w:hint="eastAsia"/>
              </w:rPr>
              <w:t>SRW</w:t>
            </w:r>
          </w:p>
        </w:tc>
        <w:tc>
          <w:tcPr>
            <w:tcW w:w="2131" w:type="dxa"/>
          </w:tcPr>
          <w:p w14:paraId="3B126E3F" w14:textId="77777777" w:rsidR="00893462" w:rsidRDefault="006C25C0">
            <w:r>
              <w:rPr>
                <w:rFonts w:hint="eastAsia"/>
              </w:rPr>
              <w:t>SCOUNTEREN</w:t>
            </w:r>
          </w:p>
        </w:tc>
        <w:tc>
          <w:tcPr>
            <w:tcW w:w="2131" w:type="dxa"/>
          </w:tcPr>
          <w:p w14:paraId="4D1C4333" w14:textId="77777777" w:rsidR="00893462" w:rsidRDefault="00893462"/>
        </w:tc>
      </w:tr>
      <w:tr w:rsidR="00893462" w14:paraId="5E7B3F81" w14:textId="77777777">
        <w:tc>
          <w:tcPr>
            <w:tcW w:w="2130" w:type="dxa"/>
          </w:tcPr>
          <w:p w14:paraId="60A6574E" w14:textId="77777777" w:rsidR="00893462" w:rsidRDefault="006C25C0">
            <w:r>
              <w:rPr>
                <w:rFonts w:hint="eastAsia"/>
              </w:rPr>
              <w:t>0x140</w:t>
            </w:r>
          </w:p>
        </w:tc>
        <w:tc>
          <w:tcPr>
            <w:tcW w:w="2130" w:type="dxa"/>
          </w:tcPr>
          <w:p w14:paraId="687025EC" w14:textId="77777777" w:rsidR="00893462" w:rsidRDefault="006C25C0">
            <w:r>
              <w:rPr>
                <w:rFonts w:hint="eastAsia"/>
              </w:rPr>
              <w:t>SRW</w:t>
            </w:r>
          </w:p>
        </w:tc>
        <w:tc>
          <w:tcPr>
            <w:tcW w:w="2131" w:type="dxa"/>
          </w:tcPr>
          <w:p w14:paraId="316BBFBA" w14:textId="77777777" w:rsidR="00893462" w:rsidRDefault="006C25C0">
            <w:r>
              <w:rPr>
                <w:rFonts w:hint="eastAsia"/>
              </w:rPr>
              <w:t>SSCRATCH</w:t>
            </w:r>
          </w:p>
        </w:tc>
        <w:tc>
          <w:tcPr>
            <w:tcW w:w="2131" w:type="dxa"/>
          </w:tcPr>
          <w:p w14:paraId="0DA7191E" w14:textId="77777777" w:rsidR="00893462" w:rsidRDefault="00893462"/>
        </w:tc>
      </w:tr>
      <w:tr w:rsidR="00893462" w14:paraId="0F38F7A7" w14:textId="77777777">
        <w:tc>
          <w:tcPr>
            <w:tcW w:w="2130" w:type="dxa"/>
          </w:tcPr>
          <w:p w14:paraId="39402D20" w14:textId="77777777" w:rsidR="00893462" w:rsidRDefault="006C25C0">
            <w:r>
              <w:rPr>
                <w:rFonts w:hint="eastAsia"/>
              </w:rPr>
              <w:t>0x141</w:t>
            </w:r>
          </w:p>
        </w:tc>
        <w:tc>
          <w:tcPr>
            <w:tcW w:w="2130" w:type="dxa"/>
          </w:tcPr>
          <w:p w14:paraId="6E1008BA" w14:textId="77777777" w:rsidR="00893462" w:rsidRDefault="006C25C0">
            <w:r>
              <w:rPr>
                <w:rFonts w:hint="eastAsia"/>
              </w:rPr>
              <w:t>SRW</w:t>
            </w:r>
          </w:p>
        </w:tc>
        <w:tc>
          <w:tcPr>
            <w:tcW w:w="2131" w:type="dxa"/>
          </w:tcPr>
          <w:p w14:paraId="782BBB2E" w14:textId="77777777" w:rsidR="00893462" w:rsidRDefault="006C25C0">
            <w:r>
              <w:rPr>
                <w:rFonts w:hint="eastAsia"/>
              </w:rPr>
              <w:t>SEPC</w:t>
            </w:r>
          </w:p>
        </w:tc>
        <w:tc>
          <w:tcPr>
            <w:tcW w:w="2131" w:type="dxa"/>
          </w:tcPr>
          <w:p w14:paraId="40B8DE67" w14:textId="77777777" w:rsidR="00893462" w:rsidRDefault="00893462"/>
        </w:tc>
      </w:tr>
      <w:tr w:rsidR="00893462" w14:paraId="525F32A0" w14:textId="77777777">
        <w:tc>
          <w:tcPr>
            <w:tcW w:w="2130" w:type="dxa"/>
          </w:tcPr>
          <w:p w14:paraId="17817A2B" w14:textId="77777777" w:rsidR="00893462" w:rsidRDefault="006C25C0">
            <w:r>
              <w:rPr>
                <w:rFonts w:hint="eastAsia"/>
              </w:rPr>
              <w:t>0x142</w:t>
            </w:r>
          </w:p>
        </w:tc>
        <w:tc>
          <w:tcPr>
            <w:tcW w:w="2130" w:type="dxa"/>
          </w:tcPr>
          <w:p w14:paraId="5D387572" w14:textId="77777777" w:rsidR="00893462" w:rsidRDefault="006C25C0">
            <w:r>
              <w:rPr>
                <w:rFonts w:hint="eastAsia"/>
              </w:rPr>
              <w:t>SRW</w:t>
            </w:r>
          </w:p>
        </w:tc>
        <w:tc>
          <w:tcPr>
            <w:tcW w:w="2131" w:type="dxa"/>
          </w:tcPr>
          <w:p w14:paraId="59FE8E99" w14:textId="77777777" w:rsidR="00893462" w:rsidRDefault="006C25C0">
            <w:r>
              <w:rPr>
                <w:rFonts w:hint="eastAsia"/>
              </w:rPr>
              <w:t>SCAUSE</w:t>
            </w:r>
          </w:p>
        </w:tc>
        <w:tc>
          <w:tcPr>
            <w:tcW w:w="2131" w:type="dxa"/>
          </w:tcPr>
          <w:p w14:paraId="15B16AE9" w14:textId="77777777" w:rsidR="00893462" w:rsidRDefault="00893462"/>
        </w:tc>
      </w:tr>
      <w:tr w:rsidR="00893462" w14:paraId="09C00399" w14:textId="77777777">
        <w:tc>
          <w:tcPr>
            <w:tcW w:w="2130" w:type="dxa"/>
          </w:tcPr>
          <w:p w14:paraId="292616FE" w14:textId="77777777" w:rsidR="00893462" w:rsidRDefault="006C25C0">
            <w:r>
              <w:rPr>
                <w:rFonts w:hint="eastAsia"/>
              </w:rPr>
              <w:t>0x143</w:t>
            </w:r>
          </w:p>
        </w:tc>
        <w:tc>
          <w:tcPr>
            <w:tcW w:w="2130" w:type="dxa"/>
          </w:tcPr>
          <w:p w14:paraId="354CD335" w14:textId="77777777" w:rsidR="00893462" w:rsidRDefault="006C25C0">
            <w:r>
              <w:rPr>
                <w:rFonts w:hint="eastAsia"/>
              </w:rPr>
              <w:t>SRW</w:t>
            </w:r>
          </w:p>
        </w:tc>
        <w:tc>
          <w:tcPr>
            <w:tcW w:w="2131" w:type="dxa"/>
          </w:tcPr>
          <w:p w14:paraId="5F4F764A" w14:textId="77777777" w:rsidR="00893462" w:rsidRDefault="006C25C0">
            <w:r>
              <w:rPr>
                <w:rFonts w:hint="eastAsia"/>
              </w:rPr>
              <w:t>STVAL</w:t>
            </w:r>
          </w:p>
        </w:tc>
        <w:tc>
          <w:tcPr>
            <w:tcW w:w="2131" w:type="dxa"/>
          </w:tcPr>
          <w:p w14:paraId="0679CD27" w14:textId="77777777" w:rsidR="00893462" w:rsidRDefault="00893462"/>
        </w:tc>
      </w:tr>
      <w:tr w:rsidR="00893462" w14:paraId="7F17C524" w14:textId="77777777">
        <w:tc>
          <w:tcPr>
            <w:tcW w:w="2130" w:type="dxa"/>
          </w:tcPr>
          <w:p w14:paraId="2656C16D" w14:textId="77777777" w:rsidR="00893462" w:rsidRDefault="006C25C0">
            <w:r>
              <w:rPr>
                <w:rFonts w:hint="eastAsia"/>
              </w:rPr>
              <w:t>0x144</w:t>
            </w:r>
          </w:p>
        </w:tc>
        <w:tc>
          <w:tcPr>
            <w:tcW w:w="2130" w:type="dxa"/>
          </w:tcPr>
          <w:p w14:paraId="694738F4" w14:textId="77777777" w:rsidR="00893462" w:rsidRDefault="006C25C0">
            <w:r>
              <w:rPr>
                <w:rFonts w:hint="eastAsia"/>
              </w:rPr>
              <w:t>SRW</w:t>
            </w:r>
          </w:p>
        </w:tc>
        <w:tc>
          <w:tcPr>
            <w:tcW w:w="2131" w:type="dxa"/>
          </w:tcPr>
          <w:p w14:paraId="6C60D7FB" w14:textId="77777777" w:rsidR="00893462" w:rsidRDefault="006C25C0">
            <w:r>
              <w:rPr>
                <w:rFonts w:hint="eastAsia"/>
              </w:rPr>
              <w:t>SIP</w:t>
            </w:r>
          </w:p>
        </w:tc>
        <w:tc>
          <w:tcPr>
            <w:tcW w:w="2131" w:type="dxa"/>
          </w:tcPr>
          <w:p w14:paraId="5A4AB53D" w14:textId="77777777" w:rsidR="00893462" w:rsidRDefault="00893462"/>
        </w:tc>
      </w:tr>
      <w:tr w:rsidR="00893462" w14:paraId="7962F612" w14:textId="77777777">
        <w:tc>
          <w:tcPr>
            <w:tcW w:w="2130" w:type="dxa"/>
          </w:tcPr>
          <w:p w14:paraId="4DF2EA11" w14:textId="77777777" w:rsidR="00893462" w:rsidRDefault="006C25C0">
            <w:r>
              <w:rPr>
                <w:rFonts w:hint="eastAsia"/>
              </w:rPr>
              <w:t>0x180</w:t>
            </w:r>
          </w:p>
        </w:tc>
        <w:tc>
          <w:tcPr>
            <w:tcW w:w="2130" w:type="dxa"/>
          </w:tcPr>
          <w:p w14:paraId="7B0A6EE8" w14:textId="77777777" w:rsidR="00893462" w:rsidRDefault="006C25C0">
            <w:r>
              <w:rPr>
                <w:rFonts w:hint="eastAsia"/>
              </w:rPr>
              <w:t>SRW</w:t>
            </w:r>
          </w:p>
        </w:tc>
        <w:tc>
          <w:tcPr>
            <w:tcW w:w="2131" w:type="dxa"/>
          </w:tcPr>
          <w:p w14:paraId="5A4DA73A" w14:textId="77777777" w:rsidR="00893462" w:rsidRDefault="006C25C0">
            <w:r>
              <w:rPr>
                <w:rFonts w:hint="eastAsia"/>
              </w:rPr>
              <w:t>SATP</w:t>
            </w:r>
          </w:p>
        </w:tc>
        <w:tc>
          <w:tcPr>
            <w:tcW w:w="2131" w:type="dxa"/>
          </w:tcPr>
          <w:p w14:paraId="70153A1A" w14:textId="77777777" w:rsidR="00893462" w:rsidRDefault="00893462"/>
        </w:tc>
      </w:tr>
      <w:tr w:rsidR="00893462" w14:paraId="04D7A398" w14:textId="77777777">
        <w:tc>
          <w:tcPr>
            <w:tcW w:w="2130" w:type="dxa"/>
          </w:tcPr>
          <w:p w14:paraId="64870FD7" w14:textId="77777777" w:rsidR="00893462" w:rsidRDefault="00893462"/>
        </w:tc>
        <w:tc>
          <w:tcPr>
            <w:tcW w:w="2130" w:type="dxa"/>
          </w:tcPr>
          <w:p w14:paraId="2C779C53" w14:textId="77777777" w:rsidR="00893462" w:rsidRDefault="00893462"/>
        </w:tc>
        <w:tc>
          <w:tcPr>
            <w:tcW w:w="2131" w:type="dxa"/>
          </w:tcPr>
          <w:p w14:paraId="03B4E13E" w14:textId="77777777" w:rsidR="00893462" w:rsidRDefault="00893462"/>
        </w:tc>
        <w:tc>
          <w:tcPr>
            <w:tcW w:w="2131" w:type="dxa"/>
          </w:tcPr>
          <w:p w14:paraId="4D31A6C5" w14:textId="77777777" w:rsidR="00893462" w:rsidRDefault="00893462"/>
        </w:tc>
      </w:tr>
      <w:tr w:rsidR="00893462" w14:paraId="74BBA18A" w14:textId="77777777">
        <w:tc>
          <w:tcPr>
            <w:tcW w:w="2130" w:type="dxa"/>
          </w:tcPr>
          <w:p w14:paraId="5FABB165" w14:textId="77777777" w:rsidR="00893462" w:rsidRDefault="00893462"/>
        </w:tc>
        <w:tc>
          <w:tcPr>
            <w:tcW w:w="2130" w:type="dxa"/>
          </w:tcPr>
          <w:p w14:paraId="58C14BDA" w14:textId="77777777" w:rsidR="00893462" w:rsidRDefault="00893462"/>
        </w:tc>
        <w:tc>
          <w:tcPr>
            <w:tcW w:w="2131" w:type="dxa"/>
          </w:tcPr>
          <w:p w14:paraId="0A87D413" w14:textId="77777777" w:rsidR="00893462" w:rsidRDefault="00893462"/>
        </w:tc>
        <w:tc>
          <w:tcPr>
            <w:tcW w:w="2131" w:type="dxa"/>
          </w:tcPr>
          <w:p w14:paraId="17DF8345" w14:textId="77777777" w:rsidR="00893462" w:rsidRDefault="00893462"/>
        </w:tc>
      </w:tr>
      <w:tr w:rsidR="00893462" w14:paraId="57C53718" w14:textId="77777777">
        <w:tc>
          <w:tcPr>
            <w:tcW w:w="2130" w:type="dxa"/>
          </w:tcPr>
          <w:p w14:paraId="5D31232B" w14:textId="77777777" w:rsidR="00893462" w:rsidRDefault="006C25C0">
            <w:r>
              <w:rPr>
                <w:rFonts w:hint="eastAsia"/>
              </w:rPr>
              <w:t>0xF11</w:t>
            </w:r>
          </w:p>
        </w:tc>
        <w:tc>
          <w:tcPr>
            <w:tcW w:w="2130" w:type="dxa"/>
          </w:tcPr>
          <w:p w14:paraId="411F0229" w14:textId="77777777" w:rsidR="00893462" w:rsidRDefault="006C25C0">
            <w:r>
              <w:rPr>
                <w:rFonts w:hint="eastAsia"/>
              </w:rPr>
              <w:t>MRO</w:t>
            </w:r>
          </w:p>
        </w:tc>
        <w:tc>
          <w:tcPr>
            <w:tcW w:w="2131" w:type="dxa"/>
          </w:tcPr>
          <w:p w14:paraId="5DA2BB0E" w14:textId="77777777" w:rsidR="00893462" w:rsidRDefault="006C25C0">
            <w:r>
              <w:rPr>
                <w:rFonts w:hint="eastAsia"/>
              </w:rPr>
              <w:t>MVENDORID</w:t>
            </w:r>
          </w:p>
        </w:tc>
        <w:tc>
          <w:tcPr>
            <w:tcW w:w="2131" w:type="dxa"/>
          </w:tcPr>
          <w:p w14:paraId="46EEF1F6" w14:textId="77777777" w:rsidR="00893462" w:rsidRDefault="00893462"/>
        </w:tc>
      </w:tr>
      <w:tr w:rsidR="00893462" w14:paraId="50342950" w14:textId="77777777">
        <w:tc>
          <w:tcPr>
            <w:tcW w:w="2130" w:type="dxa"/>
          </w:tcPr>
          <w:p w14:paraId="43DF6D8F" w14:textId="77777777" w:rsidR="00893462" w:rsidRDefault="006C25C0">
            <w:r>
              <w:rPr>
                <w:rFonts w:hint="eastAsia"/>
              </w:rPr>
              <w:t>0xF12</w:t>
            </w:r>
          </w:p>
        </w:tc>
        <w:tc>
          <w:tcPr>
            <w:tcW w:w="2130" w:type="dxa"/>
          </w:tcPr>
          <w:p w14:paraId="6D7AD89E" w14:textId="77777777" w:rsidR="00893462" w:rsidRDefault="006C25C0">
            <w:r>
              <w:rPr>
                <w:rFonts w:hint="eastAsia"/>
              </w:rPr>
              <w:t>MRO</w:t>
            </w:r>
          </w:p>
        </w:tc>
        <w:tc>
          <w:tcPr>
            <w:tcW w:w="2131" w:type="dxa"/>
          </w:tcPr>
          <w:p w14:paraId="1CD52527" w14:textId="77777777" w:rsidR="00893462" w:rsidRDefault="006C25C0">
            <w:r>
              <w:rPr>
                <w:rFonts w:hint="eastAsia"/>
              </w:rPr>
              <w:t>MARCHID</w:t>
            </w:r>
          </w:p>
        </w:tc>
        <w:tc>
          <w:tcPr>
            <w:tcW w:w="2131" w:type="dxa"/>
          </w:tcPr>
          <w:p w14:paraId="37FF1778" w14:textId="77777777" w:rsidR="00893462" w:rsidRDefault="00893462"/>
        </w:tc>
      </w:tr>
      <w:tr w:rsidR="00893462" w14:paraId="0A4A4F70" w14:textId="77777777">
        <w:tc>
          <w:tcPr>
            <w:tcW w:w="2130" w:type="dxa"/>
          </w:tcPr>
          <w:p w14:paraId="7C21D047" w14:textId="77777777" w:rsidR="00893462" w:rsidRDefault="006C25C0">
            <w:r>
              <w:rPr>
                <w:rFonts w:hint="eastAsia"/>
              </w:rPr>
              <w:t>0xF13</w:t>
            </w:r>
          </w:p>
        </w:tc>
        <w:tc>
          <w:tcPr>
            <w:tcW w:w="2130" w:type="dxa"/>
          </w:tcPr>
          <w:p w14:paraId="38403B6A" w14:textId="77777777" w:rsidR="00893462" w:rsidRDefault="006C25C0">
            <w:r>
              <w:rPr>
                <w:rFonts w:hint="eastAsia"/>
              </w:rPr>
              <w:t>MRO</w:t>
            </w:r>
          </w:p>
        </w:tc>
        <w:tc>
          <w:tcPr>
            <w:tcW w:w="2131" w:type="dxa"/>
          </w:tcPr>
          <w:p w14:paraId="133422A9" w14:textId="77777777" w:rsidR="00893462" w:rsidRDefault="006C25C0">
            <w:r>
              <w:rPr>
                <w:rFonts w:hint="eastAsia"/>
              </w:rPr>
              <w:t>MIMPID</w:t>
            </w:r>
          </w:p>
        </w:tc>
        <w:tc>
          <w:tcPr>
            <w:tcW w:w="2131" w:type="dxa"/>
          </w:tcPr>
          <w:p w14:paraId="52225601" w14:textId="77777777" w:rsidR="00893462" w:rsidRDefault="00893462"/>
        </w:tc>
      </w:tr>
      <w:tr w:rsidR="00893462" w14:paraId="70FDD7A0" w14:textId="77777777">
        <w:tc>
          <w:tcPr>
            <w:tcW w:w="2130" w:type="dxa"/>
          </w:tcPr>
          <w:p w14:paraId="5FD644D1" w14:textId="77777777" w:rsidR="00893462" w:rsidRDefault="006C25C0">
            <w:r>
              <w:rPr>
                <w:rFonts w:hint="eastAsia"/>
              </w:rPr>
              <w:t>0xF14</w:t>
            </w:r>
          </w:p>
        </w:tc>
        <w:tc>
          <w:tcPr>
            <w:tcW w:w="2130" w:type="dxa"/>
          </w:tcPr>
          <w:p w14:paraId="3A1AEA8E" w14:textId="77777777" w:rsidR="00893462" w:rsidRDefault="006C25C0">
            <w:r>
              <w:rPr>
                <w:rFonts w:hint="eastAsia"/>
              </w:rPr>
              <w:t>MRO</w:t>
            </w:r>
          </w:p>
        </w:tc>
        <w:tc>
          <w:tcPr>
            <w:tcW w:w="2131" w:type="dxa"/>
          </w:tcPr>
          <w:p w14:paraId="35A52141" w14:textId="77777777" w:rsidR="00893462" w:rsidRDefault="006C25C0">
            <w:r>
              <w:rPr>
                <w:rFonts w:hint="eastAsia"/>
              </w:rPr>
              <w:t>MHARTID</w:t>
            </w:r>
          </w:p>
        </w:tc>
        <w:tc>
          <w:tcPr>
            <w:tcW w:w="2131" w:type="dxa"/>
          </w:tcPr>
          <w:p w14:paraId="1AF98206" w14:textId="77777777" w:rsidR="00893462" w:rsidRDefault="00893462"/>
        </w:tc>
      </w:tr>
      <w:tr w:rsidR="00893462" w14:paraId="64763185" w14:textId="77777777">
        <w:tc>
          <w:tcPr>
            <w:tcW w:w="2130" w:type="dxa"/>
          </w:tcPr>
          <w:p w14:paraId="5545FED9" w14:textId="77777777" w:rsidR="00893462" w:rsidRDefault="006C25C0">
            <w:r>
              <w:rPr>
                <w:rFonts w:hint="eastAsia"/>
              </w:rPr>
              <w:t>0x300</w:t>
            </w:r>
          </w:p>
        </w:tc>
        <w:tc>
          <w:tcPr>
            <w:tcW w:w="2130" w:type="dxa"/>
          </w:tcPr>
          <w:p w14:paraId="794EB00F" w14:textId="77777777" w:rsidR="00893462" w:rsidRDefault="006C25C0">
            <w:r>
              <w:rPr>
                <w:rFonts w:hint="eastAsia"/>
              </w:rPr>
              <w:t>MRW</w:t>
            </w:r>
          </w:p>
        </w:tc>
        <w:tc>
          <w:tcPr>
            <w:tcW w:w="2131" w:type="dxa"/>
          </w:tcPr>
          <w:p w14:paraId="5AC5187F" w14:textId="77777777" w:rsidR="00893462" w:rsidRDefault="006C25C0">
            <w:r>
              <w:rPr>
                <w:rFonts w:hint="eastAsia"/>
              </w:rPr>
              <w:t>MSTATUS</w:t>
            </w:r>
          </w:p>
        </w:tc>
        <w:tc>
          <w:tcPr>
            <w:tcW w:w="2131" w:type="dxa"/>
          </w:tcPr>
          <w:p w14:paraId="5649B373" w14:textId="77777777" w:rsidR="00893462" w:rsidRDefault="00893462"/>
        </w:tc>
      </w:tr>
      <w:tr w:rsidR="00893462" w14:paraId="148F662E" w14:textId="77777777">
        <w:tc>
          <w:tcPr>
            <w:tcW w:w="2130" w:type="dxa"/>
          </w:tcPr>
          <w:p w14:paraId="2556A6FE" w14:textId="77777777" w:rsidR="00893462" w:rsidRDefault="006C25C0">
            <w:r>
              <w:rPr>
                <w:rFonts w:hint="eastAsia"/>
              </w:rPr>
              <w:t>0x301</w:t>
            </w:r>
          </w:p>
        </w:tc>
        <w:tc>
          <w:tcPr>
            <w:tcW w:w="2130" w:type="dxa"/>
          </w:tcPr>
          <w:p w14:paraId="0851126D" w14:textId="77777777" w:rsidR="00893462" w:rsidRDefault="006C25C0">
            <w:r>
              <w:rPr>
                <w:rFonts w:hint="eastAsia"/>
              </w:rPr>
              <w:t>MRW</w:t>
            </w:r>
          </w:p>
        </w:tc>
        <w:tc>
          <w:tcPr>
            <w:tcW w:w="2131" w:type="dxa"/>
          </w:tcPr>
          <w:p w14:paraId="293CA342" w14:textId="77777777" w:rsidR="00893462" w:rsidRDefault="006C25C0">
            <w:r>
              <w:rPr>
                <w:rFonts w:hint="eastAsia"/>
              </w:rPr>
              <w:t>MISA</w:t>
            </w:r>
          </w:p>
        </w:tc>
        <w:tc>
          <w:tcPr>
            <w:tcW w:w="2131" w:type="dxa"/>
          </w:tcPr>
          <w:p w14:paraId="164FF5A5" w14:textId="77777777" w:rsidR="00893462" w:rsidRDefault="00893462"/>
        </w:tc>
      </w:tr>
      <w:tr w:rsidR="00893462" w14:paraId="570AC218" w14:textId="77777777">
        <w:tc>
          <w:tcPr>
            <w:tcW w:w="2130" w:type="dxa"/>
          </w:tcPr>
          <w:p w14:paraId="5C4F9EC4" w14:textId="77777777" w:rsidR="00893462" w:rsidRDefault="006C25C0">
            <w:r>
              <w:rPr>
                <w:rFonts w:hint="eastAsia"/>
              </w:rPr>
              <w:t>0x302</w:t>
            </w:r>
          </w:p>
        </w:tc>
        <w:tc>
          <w:tcPr>
            <w:tcW w:w="2130" w:type="dxa"/>
          </w:tcPr>
          <w:p w14:paraId="758ABDE9" w14:textId="77777777" w:rsidR="00893462" w:rsidRDefault="006C25C0">
            <w:r>
              <w:rPr>
                <w:rFonts w:hint="eastAsia"/>
              </w:rPr>
              <w:t>MRW</w:t>
            </w:r>
          </w:p>
        </w:tc>
        <w:tc>
          <w:tcPr>
            <w:tcW w:w="2131" w:type="dxa"/>
          </w:tcPr>
          <w:p w14:paraId="66A48562" w14:textId="77777777" w:rsidR="00893462" w:rsidRDefault="006C25C0">
            <w:r>
              <w:rPr>
                <w:rFonts w:hint="eastAsia"/>
              </w:rPr>
              <w:t>MEDELEG</w:t>
            </w:r>
          </w:p>
        </w:tc>
        <w:tc>
          <w:tcPr>
            <w:tcW w:w="2131" w:type="dxa"/>
          </w:tcPr>
          <w:p w14:paraId="509DF69D" w14:textId="77777777" w:rsidR="00893462" w:rsidRDefault="00893462"/>
        </w:tc>
      </w:tr>
      <w:tr w:rsidR="00893462" w14:paraId="1BEB473B" w14:textId="77777777">
        <w:tc>
          <w:tcPr>
            <w:tcW w:w="2130" w:type="dxa"/>
          </w:tcPr>
          <w:p w14:paraId="52C5037C" w14:textId="77777777" w:rsidR="00893462" w:rsidRDefault="006C25C0">
            <w:r>
              <w:rPr>
                <w:rFonts w:hint="eastAsia"/>
              </w:rPr>
              <w:t>0x303</w:t>
            </w:r>
          </w:p>
        </w:tc>
        <w:tc>
          <w:tcPr>
            <w:tcW w:w="2130" w:type="dxa"/>
          </w:tcPr>
          <w:p w14:paraId="6B23940C" w14:textId="77777777" w:rsidR="00893462" w:rsidRDefault="006C25C0">
            <w:r>
              <w:rPr>
                <w:rFonts w:hint="eastAsia"/>
              </w:rPr>
              <w:t>MRW</w:t>
            </w:r>
          </w:p>
        </w:tc>
        <w:tc>
          <w:tcPr>
            <w:tcW w:w="2131" w:type="dxa"/>
          </w:tcPr>
          <w:p w14:paraId="4EF36EB2" w14:textId="77777777" w:rsidR="00893462" w:rsidRDefault="006C25C0">
            <w:r>
              <w:rPr>
                <w:rFonts w:hint="eastAsia"/>
              </w:rPr>
              <w:t>MIDELEG</w:t>
            </w:r>
          </w:p>
        </w:tc>
        <w:tc>
          <w:tcPr>
            <w:tcW w:w="2131" w:type="dxa"/>
          </w:tcPr>
          <w:p w14:paraId="6BEA7083" w14:textId="77777777" w:rsidR="00893462" w:rsidRDefault="00893462"/>
        </w:tc>
      </w:tr>
      <w:tr w:rsidR="00893462" w14:paraId="563096DE" w14:textId="77777777">
        <w:tc>
          <w:tcPr>
            <w:tcW w:w="2130" w:type="dxa"/>
          </w:tcPr>
          <w:p w14:paraId="2C185CCE" w14:textId="77777777" w:rsidR="00893462" w:rsidRDefault="006C25C0">
            <w:r>
              <w:rPr>
                <w:rFonts w:hint="eastAsia"/>
              </w:rPr>
              <w:t>0x304</w:t>
            </w:r>
          </w:p>
        </w:tc>
        <w:tc>
          <w:tcPr>
            <w:tcW w:w="2130" w:type="dxa"/>
          </w:tcPr>
          <w:p w14:paraId="3DAD116B" w14:textId="77777777" w:rsidR="00893462" w:rsidRDefault="006C25C0">
            <w:r>
              <w:rPr>
                <w:rFonts w:hint="eastAsia"/>
              </w:rPr>
              <w:t>MRW</w:t>
            </w:r>
          </w:p>
        </w:tc>
        <w:tc>
          <w:tcPr>
            <w:tcW w:w="2131" w:type="dxa"/>
          </w:tcPr>
          <w:p w14:paraId="338213C2" w14:textId="77777777" w:rsidR="00893462" w:rsidRDefault="006C25C0">
            <w:r>
              <w:rPr>
                <w:rFonts w:hint="eastAsia"/>
              </w:rPr>
              <w:t>MIE</w:t>
            </w:r>
          </w:p>
        </w:tc>
        <w:tc>
          <w:tcPr>
            <w:tcW w:w="2131" w:type="dxa"/>
          </w:tcPr>
          <w:p w14:paraId="203CC3CF" w14:textId="77777777" w:rsidR="00893462" w:rsidRDefault="00893462"/>
        </w:tc>
      </w:tr>
      <w:tr w:rsidR="00893462" w14:paraId="0CC31B30" w14:textId="77777777">
        <w:tc>
          <w:tcPr>
            <w:tcW w:w="2130" w:type="dxa"/>
          </w:tcPr>
          <w:p w14:paraId="2118A51B" w14:textId="77777777" w:rsidR="00893462" w:rsidRDefault="006C25C0">
            <w:r>
              <w:rPr>
                <w:rFonts w:hint="eastAsia"/>
              </w:rPr>
              <w:t>0x305</w:t>
            </w:r>
          </w:p>
        </w:tc>
        <w:tc>
          <w:tcPr>
            <w:tcW w:w="2130" w:type="dxa"/>
          </w:tcPr>
          <w:p w14:paraId="4982CA36" w14:textId="77777777" w:rsidR="00893462" w:rsidRDefault="006C25C0">
            <w:r>
              <w:rPr>
                <w:rFonts w:hint="eastAsia"/>
              </w:rPr>
              <w:t>MRW</w:t>
            </w:r>
          </w:p>
        </w:tc>
        <w:tc>
          <w:tcPr>
            <w:tcW w:w="2131" w:type="dxa"/>
          </w:tcPr>
          <w:p w14:paraId="39944572" w14:textId="77777777" w:rsidR="00893462" w:rsidRDefault="006C25C0">
            <w:r>
              <w:rPr>
                <w:rFonts w:hint="eastAsia"/>
              </w:rPr>
              <w:t>MTVEC</w:t>
            </w:r>
          </w:p>
        </w:tc>
        <w:tc>
          <w:tcPr>
            <w:tcW w:w="2131" w:type="dxa"/>
          </w:tcPr>
          <w:p w14:paraId="0838F95D" w14:textId="77777777" w:rsidR="00893462" w:rsidRDefault="00893462"/>
        </w:tc>
      </w:tr>
      <w:tr w:rsidR="00893462" w14:paraId="7BE8D061" w14:textId="77777777">
        <w:tc>
          <w:tcPr>
            <w:tcW w:w="2130" w:type="dxa"/>
          </w:tcPr>
          <w:p w14:paraId="33F6AEF8" w14:textId="77777777" w:rsidR="00893462" w:rsidRDefault="006C25C0">
            <w:r>
              <w:rPr>
                <w:rFonts w:hint="eastAsia"/>
              </w:rPr>
              <w:t>0x306</w:t>
            </w:r>
          </w:p>
        </w:tc>
        <w:tc>
          <w:tcPr>
            <w:tcW w:w="2130" w:type="dxa"/>
          </w:tcPr>
          <w:p w14:paraId="19A33238" w14:textId="77777777" w:rsidR="00893462" w:rsidRDefault="006C25C0">
            <w:r>
              <w:rPr>
                <w:rFonts w:hint="eastAsia"/>
              </w:rPr>
              <w:t>MRW</w:t>
            </w:r>
          </w:p>
        </w:tc>
        <w:tc>
          <w:tcPr>
            <w:tcW w:w="2131" w:type="dxa"/>
          </w:tcPr>
          <w:p w14:paraId="24CA44D2" w14:textId="77777777" w:rsidR="00893462" w:rsidRDefault="006C25C0">
            <w:r>
              <w:rPr>
                <w:rFonts w:hint="eastAsia"/>
              </w:rPr>
              <w:t>SCOUNTEREN</w:t>
            </w:r>
          </w:p>
        </w:tc>
        <w:tc>
          <w:tcPr>
            <w:tcW w:w="2131" w:type="dxa"/>
          </w:tcPr>
          <w:p w14:paraId="7EBEE1C9" w14:textId="77777777" w:rsidR="00893462" w:rsidRDefault="00893462"/>
        </w:tc>
      </w:tr>
      <w:tr w:rsidR="00893462" w14:paraId="18378E22" w14:textId="77777777">
        <w:tc>
          <w:tcPr>
            <w:tcW w:w="2130" w:type="dxa"/>
          </w:tcPr>
          <w:p w14:paraId="2D8F1CE4" w14:textId="77777777" w:rsidR="00893462" w:rsidRDefault="006C25C0">
            <w:r>
              <w:rPr>
                <w:rFonts w:hint="eastAsia"/>
              </w:rPr>
              <w:t>0x3A0</w:t>
            </w:r>
          </w:p>
        </w:tc>
        <w:tc>
          <w:tcPr>
            <w:tcW w:w="2130" w:type="dxa"/>
          </w:tcPr>
          <w:p w14:paraId="66540FD9" w14:textId="77777777" w:rsidR="00893462" w:rsidRDefault="006C25C0">
            <w:r>
              <w:rPr>
                <w:rFonts w:hint="eastAsia"/>
              </w:rPr>
              <w:t>MRW</w:t>
            </w:r>
          </w:p>
        </w:tc>
        <w:tc>
          <w:tcPr>
            <w:tcW w:w="2131" w:type="dxa"/>
          </w:tcPr>
          <w:p w14:paraId="41F0DA70" w14:textId="77777777" w:rsidR="00893462" w:rsidRDefault="006C25C0">
            <w:r>
              <w:rPr>
                <w:rFonts w:hint="eastAsia"/>
              </w:rPr>
              <w:t>PMPCFG0</w:t>
            </w:r>
          </w:p>
        </w:tc>
        <w:tc>
          <w:tcPr>
            <w:tcW w:w="2131" w:type="dxa"/>
          </w:tcPr>
          <w:p w14:paraId="4FF8D606" w14:textId="77777777" w:rsidR="00893462" w:rsidRDefault="006C25C0">
            <w:r>
              <w:t>没有功能</w:t>
            </w:r>
          </w:p>
        </w:tc>
      </w:tr>
      <w:tr w:rsidR="00893462" w14:paraId="438F7C85" w14:textId="77777777">
        <w:tc>
          <w:tcPr>
            <w:tcW w:w="2130" w:type="dxa"/>
          </w:tcPr>
          <w:p w14:paraId="26545BAF" w14:textId="77777777" w:rsidR="00893462" w:rsidRDefault="006C25C0">
            <w:r>
              <w:rPr>
                <w:rFonts w:hint="eastAsia"/>
              </w:rPr>
              <w:t>0x3B0</w:t>
            </w:r>
          </w:p>
        </w:tc>
        <w:tc>
          <w:tcPr>
            <w:tcW w:w="2130" w:type="dxa"/>
          </w:tcPr>
          <w:p w14:paraId="0D4E1E4C" w14:textId="77777777" w:rsidR="00893462" w:rsidRDefault="006C25C0">
            <w:r>
              <w:rPr>
                <w:rFonts w:hint="eastAsia"/>
              </w:rPr>
              <w:t>MRW</w:t>
            </w:r>
          </w:p>
        </w:tc>
        <w:tc>
          <w:tcPr>
            <w:tcW w:w="2131" w:type="dxa"/>
          </w:tcPr>
          <w:p w14:paraId="08ECF54C" w14:textId="77777777" w:rsidR="00893462" w:rsidRDefault="006C25C0">
            <w:r>
              <w:rPr>
                <w:rFonts w:hint="eastAsia"/>
              </w:rPr>
              <w:t>PMPADDR1</w:t>
            </w:r>
          </w:p>
        </w:tc>
        <w:tc>
          <w:tcPr>
            <w:tcW w:w="2131" w:type="dxa"/>
          </w:tcPr>
          <w:p w14:paraId="058B141E" w14:textId="77777777" w:rsidR="00893462" w:rsidRDefault="006C25C0">
            <w:r>
              <w:t>没有功能</w:t>
            </w:r>
          </w:p>
        </w:tc>
      </w:tr>
      <w:tr w:rsidR="00893462" w14:paraId="3862E419" w14:textId="77777777">
        <w:tc>
          <w:tcPr>
            <w:tcW w:w="2130" w:type="dxa"/>
          </w:tcPr>
          <w:p w14:paraId="72A8C7F0" w14:textId="77777777" w:rsidR="00893462" w:rsidRDefault="006C25C0">
            <w:r>
              <w:rPr>
                <w:rFonts w:hint="eastAsia"/>
              </w:rPr>
              <w:t>0x3B1</w:t>
            </w:r>
          </w:p>
        </w:tc>
        <w:tc>
          <w:tcPr>
            <w:tcW w:w="2130" w:type="dxa"/>
          </w:tcPr>
          <w:p w14:paraId="500B4948" w14:textId="77777777" w:rsidR="00893462" w:rsidRDefault="006C25C0">
            <w:r>
              <w:rPr>
                <w:rFonts w:hint="eastAsia"/>
              </w:rPr>
              <w:t>MRW</w:t>
            </w:r>
          </w:p>
        </w:tc>
        <w:tc>
          <w:tcPr>
            <w:tcW w:w="2131" w:type="dxa"/>
          </w:tcPr>
          <w:p w14:paraId="5C073C2D" w14:textId="77777777" w:rsidR="00893462" w:rsidRDefault="006C25C0">
            <w:r>
              <w:rPr>
                <w:rFonts w:hint="eastAsia"/>
              </w:rPr>
              <w:t>PMPADDR2</w:t>
            </w:r>
          </w:p>
        </w:tc>
        <w:tc>
          <w:tcPr>
            <w:tcW w:w="2131" w:type="dxa"/>
          </w:tcPr>
          <w:p w14:paraId="1C9C6F34" w14:textId="77777777" w:rsidR="00893462" w:rsidRDefault="006C25C0">
            <w:r>
              <w:t>没有功能</w:t>
            </w:r>
          </w:p>
        </w:tc>
      </w:tr>
      <w:tr w:rsidR="00893462" w14:paraId="025A27A4" w14:textId="77777777">
        <w:tc>
          <w:tcPr>
            <w:tcW w:w="2130" w:type="dxa"/>
          </w:tcPr>
          <w:p w14:paraId="44D5747D" w14:textId="77777777" w:rsidR="00893462" w:rsidRDefault="006C25C0">
            <w:r>
              <w:rPr>
                <w:rFonts w:hint="eastAsia"/>
              </w:rPr>
              <w:t>0xB00</w:t>
            </w:r>
          </w:p>
        </w:tc>
        <w:tc>
          <w:tcPr>
            <w:tcW w:w="2130" w:type="dxa"/>
          </w:tcPr>
          <w:p w14:paraId="4BE2BE58" w14:textId="77777777" w:rsidR="00893462" w:rsidRDefault="006C25C0">
            <w:r>
              <w:rPr>
                <w:rFonts w:hint="eastAsia"/>
              </w:rPr>
              <w:t>MRW</w:t>
            </w:r>
          </w:p>
        </w:tc>
        <w:tc>
          <w:tcPr>
            <w:tcW w:w="2131" w:type="dxa"/>
          </w:tcPr>
          <w:p w14:paraId="54AD1520" w14:textId="77777777" w:rsidR="00893462" w:rsidRDefault="006C25C0">
            <w:r>
              <w:rPr>
                <w:rFonts w:hint="eastAsia"/>
              </w:rPr>
              <w:t>MCYCLE</w:t>
            </w:r>
          </w:p>
        </w:tc>
        <w:tc>
          <w:tcPr>
            <w:tcW w:w="2131" w:type="dxa"/>
          </w:tcPr>
          <w:p w14:paraId="0F1060B1" w14:textId="77777777" w:rsidR="00893462" w:rsidRDefault="00893462"/>
        </w:tc>
      </w:tr>
      <w:tr w:rsidR="00893462" w14:paraId="524D635D" w14:textId="77777777">
        <w:tc>
          <w:tcPr>
            <w:tcW w:w="2130" w:type="dxa"/>
          </w:tcPr>
          <w:p w14:paraId="57AF810A" w14:textId="77777777" w:rsidR="00893462" w:rsidRDefault="006C25C0">
            <w:r>
              <w:rPr>
                <w:rFonts w:hint="eastAsia"/>
              </w:rPr>
              <w:t>0xB02</w:t>
            </w:r>
          </w:p>
        </w:tc>
        <w:tc>
          <w:tcPr>
            <w:tcW w:w="2130" w:type="dxa"/>
          </w:tcPr>
          <w:p w14:paraId="02F63AE6" w14:textId="77777777" w:rsidR="00893462" w:rsidRDefault="006C25C0">
            <w:r>
              <w:rPr>
                <w:rFonts w:hint="eastAsia"/>
              </w:rPr>
              <w:t>MRW</w:t>
            </w:r>
          </w:p>
        </w:tc>
        <w:tc>
          <w:tcPr>
            <w:tcW w:w="2131" w:type="dxa"/>
          </w:tcPr>
          <w:p w14:paraId="3B3E4101" w14:textId="77777777" w:rsidR="00893462" w:rsidRDefault="006C25C0">
            <w:r>
              <w:rPr>
                <w:rFonts w:hint="eastAsia"/>
              </w:rPr>
              <w:t>MINSTRET</w:t>
            </w:r>
          </w:p>
        </w:tc>
        <w:tc>
          <w:tcPr>
            <w:tcW w:w="2131" w:type="dxa"/>
          </w:tcPr>
          <w:p w14:paraId="5E5086BA" w14:textId="77777777" w:rsidR="00893462" w:rsidRDefault="00893462"/>
        </w:tc>
      </w:tr>
      <w:tr w:rsidR="00893462" w14:paraId="02081A29" w14:textId="77777777">
        <w:tc>
          <w:tcPr>
            <w:tcW w:w="2130" w:type="dxa"/>
          </w:tcPr>
          <w:p w14:paraId="7DE9BFCC" w14:textId="77777777" w:rsidR="00893462" w:rsidRDefault="006C25C0">
            <w:r>
              <w:rPr>
                <w:rFonts w:hint="eastAsia"/>
              </w:rPr>
              <w:t>0xB03</w:t>
            </w:r>
          </w:p>
        </w:tc>
        <w:tc>
          <w:tcPr>
            <w:tcW w:w="2130" w:type="dxa"/>
          </w:tcPr>
          <w:p w14:paraId="0B6FED39" w14:textId="77777777" w:rsidR="00893462" w:rsidRDefault="006C25C0">
            <w:r>
              <w:rPr>
                <w:rFonts w:hint="eastAsia"/>
              </w:rPr>
              <w:t xml:space="preserve">MRW </w:t>
            </w:r>
          </w:p>
        </w:tc>
        <w:tc>
          <w:tcPr>
            <w:tcW w:w="2131" w:type="dxa"/>
          </w:tcPr>
          <w:p w14:paraId="5FEC5DC6" w14:textId="77777777" w:rsidR="00893462" w:rsidRDefault="006C25C0">
            <w:r>
              <w:rPr>
                <w:rFonts w:hint="eastAsia"/>
              </w:rPr>
              <w:t>MPHCOUNTER3</w:t>
            </w:r>
          </w:p>
        </w:tc>
        <w:tc>
          <w:tcPr>
            <w:tcW w:w="2131" w:type="dxa"/>
          </w:tcPr>
          <w:p w14:paraId="09D66C5E" w14:textId="77777777" w:rsidR="00893462" w:rsidRDefault="00893462"/>
        </w:tc>
      </w:tr>
      <w:tr w:rsidR="00893462" w14:paraId="43C6D1B7" w14:textId="77777777">
        <w:tc>
          <w:tcPr>
            <w:tcW w:w="2130" w:type="dxa"/>
          </w:tcPr>
          <w:p w14:paraId="0BE0395D" w14:textId="77777777" w:rsidR="00893462" w:rsidRDefault="006C25C0">
            <w:r>
              <w:rPr>
                <w:rFonts w:hint="eastAsia"/>
              </w:rPr>
              <w:t>0xB04</w:t>
            </w:r>
          </w:p>
        </w:tc>
        <w:tc>
          <w:tcPr>
            <w:tcW w:w="2130" w:type="dxa"/>
          </w:tcPr>
          <w:p w14:paraId="34056D8B" w14:textId="77777777" w:rsidR="00893462" w:rsidRDefault="006C25C0">
            <w:r>
              <w:rPr>
                <w:rFonts w:hint="eastAsia"/>
              </w:rPr>
              <w:t>MRW</w:t>
            </w:r>
          </w:p>
        </w:tc>
        <w:tc>
          <w:tcPr>
            <w:tcW w:w="2131" w:type="dxa"/>
          </w:tcPr>
          <w:p w14:paraId="4F484647" w14:textId="77777777" w:rsidR="00893462" w:rsidRDefault="006C25C0">
            <w:r>
              <w:rPr>
                <w:rFonts w:hint="eastAsia"/>
              </w:rPr>
              <w:t>MPHCOUNTER4</w:t>
            </w:r>
          </w:p>
        </w:tc>
        <w:tc>
          <w:tcPr>
            <w:tcW w:w="2131" w:type="dxa"/>
          </w:tcPr>
          <w:p w14:paraId="22BCE5C1" w14:textId="77777777" w:rsidR="00893462" w:rsidRDefault="00893462"/>
        </w:tc>
      </w:tr>
      <w:tr w:rsidR="00893462" w14:paraId="7939E064" w14:textId="77777777">
        <w:tc>
          <w:tcPr>
            <w:tcW w:w="2130" w:type="dxa"/>
          </w:tcPr>
          <w:p w14:paraId="3D682097" w14:textId="77777777" w:rsidR="00893462" w:rsidRDefault="006C25C0">
            <w:r>
              <w:rPr>
                <w:rFonts w:hint="eastAsia"/>
              </w:rPr>
              <w:t>0x320</w:t>
            </w:r>
          </w:p>
        </w:tc>
        <w:tc>
          <w:tcPr>
            <w:tcW w:w="2130" w:type="dxa"/>
          </w:tcPr>
          <w:p w14:paraId="5EB702CA" w14:textId="77777777" w:rsidR="00893462" w:rsidRDefault="006C25C0">
            <w:r>
              <w:rPr>
                <w:rFonts w:hint="eastAsia"/>
              </w:rPr>
              <w:t>MRW</w:t>
            </w:r>
          </w:p>
        </w:tc>
        <w:tc>
          <w:tcPr>
            <w:tcW w:w="2131" w:type="dxa"/>
          </w:tcPr>
          <w:p w14:paraId="2DF2F998" w14:textId="77777777" w:rsidR="00893462" w:rsidRDefault="006C25C0">
            <w:r>
              <w:rPr>
                <w:rFonts w:hint="eastAsia"/>
              </w:rPr>
              <w:t>MCOUNTINHIBIT</w:t>
            </w:r>
          </w:p>
        </w:tc>
        <w:tc>
          <w:tcPr>
            <w:tcW w:w="2131" w:type="dxa"/>
          </w:tcPr>
          <w:p w14:paraId="5D5DF982" w14:textId="77777777" w:rsidR="00893462" w:rsidRDefault="00893462"/>
        </w:tc>
      </w:tr>
      <w:tr w:rsidR="00893462" w14:paraId="77D864DC" w14:textId="77777777">
        <w:tc>
          <w:tcPr>
            <w:tcW w:w="2130" w:type="dxa"/>
          </w:tcPr>
          <w:p w14:paraId="3C62594F" w14:textId="77777777" w:rsidR="00893462" w:rsidRDefault="006C25C0">
            <w:r>
              <w:rPr>
                <w:rFonts w:hint="eastAsia"/>
              </w:rPr>
              <w:t>0x323</w:t>
            </w:r>
          </w:p>
        </w:tc>
        <w:tc>
          <w:tcPr>
            <w:tcW w:w="2130" w:type="dxa"/>
          </w:tcPr>
          <w:p w14:paraId="240904A4" w14:textId="77777777" w:rsidR="00893462" w:rsidRDefault="006C25C0">
            <w:r>
              <w:rPr>
                <w:rFonts w:hint="eastAsia"/>
              </w:rPr>
              <w:t>MRW</w:t>
            </w:r>
          </w:p>
        </w:tc>
        <w:tc>
          <w:tcPr>
            <w:tcW w:w="2131" w:type="dxa"/>
          </w:tcPr>
          <w:p w14:paraId="0903D25C" w14:textId="77777777" w:rsidR="00893462" w:rsidRDefault="006C25C0">
            <w:r>
              <w:rPr>
                <w:rFonts w:hint="eastAsia"/>
              </w:rPr>
              <w:t>MHPMEVENT3</w:t>
            </w:r>
          </w:p>
        </w:tc>
        <w:tc>
          <w:tcPr>
            <w:tcW w:w="2131" w:type="dxa"/>
          </w:tcPr>
          <w:p w14:paraId="72A9D189" w14:textId="77777777" w:rsidR="00893462" w:rsidRDefault="00893462"/>
        </w:tc>
      </w:tr>
    </w:tbl>
    <w:p w14:paraId="43A241EF" w14:textId="77777777" w:rsidR="00893462" w:rsidRDefault="00893462">
      <w:pPr>
        <w:rPr>
          <w:b/>
          <w:szCs w:val="24"/>
        </w:rPr>
      </w:pPr>
    </w:p>
    <w:p w14:paraId="42C84AF6" w14:textId="77777777" w:rsidR="00893462" w:rsidRDefault="006C25C0">
      <w:pPr>
        <w:rPr>
          <w:rFonts w:asciiTheme="minorEastAsia" w:hAnsiTheme="minorEastAsia"/>
          <w:b/>
          <w:szCs w:val="24"/>
        </w:rPr>
      </w:pPr>
      <w:r>
        <w:rPr>
          <w:rFonts w:asciiTheme="minorEastAsia" w:hAnsiTheme="minorEastAsia" w:hint="eastAsia"/>
          <w:b/>
          <w:szCs w:val="24"/>
        </w:rPr>
        <w:t>3）PRV464支持的指令集列表</w:t>
      </w:r>
    </w:p>
    <w:p w14:paraId="18F090BE" w14:textId="77777777" w:rsidR="00893462" w:rsidRDefault="006C25C0">
      <w:pPr>
        <w:jc w:val="center"/>
        <w:rPr>
          <w:b/>
        </w:rPr>
      </w:pPr>
      <w:r>
        <w:rPr>
          <w:noProof/>
        </w:rPr>
        <w:lastRenderedPageBreak/>
        <w:drawing>
          <wp:inline distT="0" distB="0" distL="0" distR="0" wp14:anchorId="1AD8D5A3" wp14:editId="0B888B6F">
            <wp:extent cx="4552950" cy="3648075"/>
            <wp:effectExtent l="0" t="0" r="6350" b="9525"/>
            <wp:docPr id="27" name="图片 27" descr="C:\Users\User\Documents\Tencent Files\1016867898\Image\C2C\1D818BA438A49AA2AE3B4791DE481B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User\Documents\Tencent Files\1016867898\Image\C2C\1D818BA438A49AA2AE3B4791DE481B87.png"/>
                    <pic:cNvPicPr>
                      <a:picLocks noChangeAspect="1" noChangeArrowheads="1"/>
                    </pic:cNvPicPr>
                  </pic:nvPicPr>
                  <pic:blipFill>
                    <a:blip r:embed="rId60"/>
                    <a:srcRect/>
                    <a:stretch>
                      <a:fillRect/>
                    </a:stretch>
                  </pic:blipFill>
                  <pic:spPr>
                    <a:xfrm>
                      <a:off x="0" y="0"/>
                      <a:ext cx="4561116" cy="3654933"/>
                    </a:xfrm>
                    <a:prstGeom prst="rect">
                      <a:avLst/>
                    </a:prstGeom>
                    <a:noFill/>
                    <a:ln w="9525">
                      <a:noFill/>
                      <a:miter lim="800000"/>
                      <a:headEnd/>
                      <a:tailEnd/>
                    </a:ln>
                  </pic:spPr>
                </pic:pic>
              </a:graphicData>
            </a:graphic>
          </wp:inline>
        </w:drawing>
      </w:r>
    </w:p>
    <w:p w14:paraId="5FED868A" w14:textId="77777777" w:rsidR="00893462" w:rsidRDefault="00893462">
      <w:pPr>
        <w:rPr>
          <w:b/>
        </w:rPr>
      </w:pPr>
    </w:p>
    <w:p w14:paraId="364F3AD8" w14:textId="77777777" w:rsidR="00893462" w:rsidRDefault="006C25C0">
      <w:pPr>
        <w:jc w:val="center"/>
        <w:rPr>
          <w:b/>
        </w:rPr>
      </w:pPr>
      <w:r>
        <w:rPr>
          <w:noProof/>
        </w:rPr>
        <w:drawing>
          <wp:inline distT="0" distB="0" distL="0" distR="0" wp14:anchorId="1059E42A" wp14:editId="6392D3A1">
            <wp:extent cx="4453890" cy="4521835"/>
            <wp:effectExtent l="0" t="0" r="3810" b="12065"/>
            <wp:docPr id="26" name="图片 36" descr="C:\Users\User\Documents\Tencent Files\1016867898\Image\C2C\8E997FBF1916F3D6659CB8FAEB22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6" descr="C:\Users\User\Documents\Tencent Files\1016867898\Image\C2C\8E997FBF1916F3D6659CB8FAEB222644.png"/>
                    <pic:cNvPicPr>
                      <a:picLocks noChangeAspect="1" noChangeArrowheads="1"/>
                    </pic:cNvPicPr>
                  </pic:nvPicPr>
                  <pic:blipFill>
                    <a:blip r:embed="rId61"/>
                    <a:srcRect/>
                    <a:stretch>
                      <a:fillRect/>
                    </a:stretch>
                  </pic:blipFill>
                  <pic:spPr>
                    <a:xfrm>
                      <a:off x="0" y="0"/>
                      <a:ext cx="4462594" cy="4530548"/>
                    </a:xfrm>
                    <a:prstGeom prst="rect">
                      <a:avLst/>
                    </a:prstGeom>
                    <a:noFill/>
                    <a:ln w="9525">
                      <a:noFill/>
                      <a:miter lim="800000"/>
                      <a:headEnd/>
                      <a:tailEnd/>
                    </a:ln>
                  </pic:spPr>
                </pic:pic>
              </a:graphicData>
            </a:graphic>
          </wp:inline>
        </w:drawing>
      </w:r>
    </w:p>
    <w:p w14:paraId="18913ABA" w14:textId="77777777" w:rsidR="00893462" w:rsidRDefault="00893462">
      <w:pPr>
        <w:rPr>
          <w:b/>
          <w:sz w:val="15"/>
          <w:szCs w:val="15"/>
        </w:rPr>
      </w:pPr>
    </w:p>
    <w:p w14:paraId="1686A546" w14:textId="77777777" w:rsidR="00893462" w:rsidRDefault="00893462"/>
    <w:sectPr w:rsidR="00893462" w:rsidSect="00893462">
      <w:footerReference w:type="defaul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D295C2" w14:textId="77777777" w:rsidR="0073199D" w:rsidRDefault="0073199D" w:rsidP="00893462">
      <w:r>
        <w:separator/>
      </w:r>
    </w:p>
  </w:endnote>
  <w:endnote w:type="continuationSeparator" w:id="0">
    <w:p w14:paraId="3B814C82" w14:textId="77777777" w:rsidR="0073199D" w:rsidRDefault="0073199D" w:rsidP="008934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8675068"/>
    </w:sdtPr>
    <w:sdtEndPr/>
    <w:sdtContent>
      <w:p w14:paraId="54EB1C8A" w14:textId="77777777" w:rsidR="00893462" w:rsidRDefault="00893462">
        <w:pPr>
          <w:pStyle w:val="a3"/>
          <w:jc w:val="right"/>
        </w:pPr>
        <w:r>
          <w:fldChar w:fldCharType="begin"/>
        </w:r>
        <w:r w:rsidR="006C25C0">
          <w:instrText>PAGE   \* MERGEFORMAT</w:instrText>
        </w:r>
        <w:r>
          <w:fldChar w:fldCharType="separate"/>
        </w:r>
        <w:r w:rsidR="00990B78" w:rsidRPr="00990B78">
          <w:rPr>
            <w:noProof/>
            <w:lang w:val="zh-CN"/>
          </w:rPr>
          <w:t>2</w:t>
        </w:r>
        <w:r>
          <w:fldChar w:fldCharType="end"/>
        </w:r>
      </w:p>
    </w:sdtContent>
  </w:sdt>
  <w:p w14:paraId="5AB2B4CB" w14:textId="77777777" w:rsidR="00893462" w:rsidRDefault="00893462">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793605" w14:textId="77777777" w:rsidR="0073199D" w:rsidRDefault="0073199D" w:rsidP="00893462">
      <w:r>
        <w:separator/>
      </w:r>
    </w:p>
  </w:footnote>
  <w:footnote w:type="continuationSeparator" w:id="0">
    <w:p w14:paraId="489BCE40" w14:textId="77777777" w:rsidR="0073199D" w:rsidRDefault="0073199D" w:rsidP="008934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0702E" w14:textId="77777777" w:rsidR="005C1139" w:rsidRDefault="005C1139">
    <w:pPr>
      <w:pStyle w:val="ab"/>
    </w:pPr>
    <w:r>
      <w:t>E</w:t>
    </w:r>
    <w:r>
      <w:rPr>
        <w:rFonts w:hint="eastAsia"/>
      </w:rPr>
      <w:t>ve ide</w:t>
    </w:r>
  </w:p>
  <w:p w14:paraId="6BEC5A04" w14:textId="77777777" w:rsidR="005C1139" w:rsidRDefault="005C1139" w:rsidP="005C1139">
    <w:pPr>
      <w:pStyle w:val="ab"/>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D50C6"/>
    <w:multiLevelType w:val="multilevel"/>
    <w:tmpl w:val="0F3D50C6"/>
    <w:lvl w:ilvl="0">
      <w:start w:val="1"/>
      <w:numFmt w:val="chineseCountingThousand"/>
      <w:lvlText w:val="%1、"/>
      <w:lvlJc w:val="left"/>
      <w:pPr>
        <w:ind w:left="900" w:hanging="900"/>
      </w:pPr>
      <w:rPr>
        <w:rFonts w:hint="default"/>
      </w:rPr>
    </w:lvl>
    <w:lvl w:ilvl="1">
      <w:start w:val="1"/>
      <w:numFmt w:val="decimal"/>
      <w:lvlText w:val="（%2）"/>
      <w:lvlJc w:val="left"/>
      <w:pPr>
        <w:ind w:left="1500" w:hanging="108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DE76D2A"/>
    <w:multiLevelType w:val="multilevel"/>
    <w:tmpl w:val="1DE76D2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ONG Xiaoyu">
    <w15:presenceInfo w15:providerId="Windows Live" w15:userId="e06c9d6922afc6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56274A15"/>
    <w:rsid w:val="000D2657"/>
    <w:rsid w:val="005C1139"/>
    <w:rsid w:val="006C25C0"/>
    <w:rsid w:val="0073199D"/>
    <w:rsid w:val="00893462"/>
    <w:rsid w:val="00990B78"/>
    <w:rsid w:val="00BE57FA"/>
    <w:rsid w:val="3D4135F3"/>
    <w:rsid w:val="4D9F4764"/>
    <w:rsid w:val="56274A1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2BAD0B"/>
  <w15:docId w15:val="{DF4B57B4-0A7B-4D7C-9492-F548B539D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Grid" w:uiPriority="59"/>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93462"/>
    <w:pPr>
      <w:ind w:firstLine="198"/>
      <w:jc w:val="both"/>
    </w:pPr>
    <w:rPr>
      <w:rFonts w:ascii="Times New Roman" w:hAnsi="Times New Roman"/>
      <w:kern w:val="2"/>
      <w:sz w:val="24"/>
      <w:szCs w:val="22"/>
    </w:rPr>
  </w:style>
  <w:style w:type="paragraph" w:styleId="1">
    <w:name w:val="heading 1"/>
    <w:basedOn w:val="a"/>
    <w:next w:val="a"/>
    <w:uiPriority w:val="9"/>
    <w:qFormat/>
    <w:rsid w:val="00893462"/>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89346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unhideWhenUsed/>
    <w:rsid w:val="00893462"/>
    <w:pPr>
      <w:tabs>
        <w:tab w:val="center" w:pos="4153"/>
        <w:tab w:val="right" w:pos="8306"/>
      </w:tabs>
      <w:snapToGrid w:val="0"/>
      <w:jc w:val="left"/>
    </w:pPr>
    <w:rPr>
      <w:sz w:val="18"/>
      <w:szCs w:val="18"/>
    </w:rPr>
  </w:style>
  <w:style w:type="paragraph" w:styleId="TOC1">
    <w:name w:val="toc 1"/>
    <w:basedOn w:val="a"/>
    <w:next w:val="a"/>
    <w:uiPriority w:val="39"/>
    <w:unhideWhenUsed/>
    <w:rsid w:val="00893462"/>
    <w:pPr>
      <w:spacing w:after="100" w:line="259" w:lineRule="auto"/>
      <w:jc w:val="left"/>
    </w:pPr>
    <w:rPr>
      <w:rFonts w:cs="Times New Roman"/>
      <w:kern w:val="0"/>
      <w:sz w:val="22"/>
    </w:rPr>
  </w:style>
  <w:style w:type="paragraph" w:styleId="TOC2">
    <w:name w:val="toc 2"/>
    <w:basedOn w:val="a"/>
    <w:next w:val="a"/>
    <w:uiPriority w:val="39"/>
    <w:unhideWhenUsed/>
    <w:rsid w:val="00893462"/>
    <w:pPr>
      <w:spacing w:after="100" w:line="259" w:lineRule="auto"/>
      <w:ind w:left="220"/>
      <w:jc w:val="left"/>
    </w:pPr>
    <w:rPr>
      <w:rFonts w:cs="Times New Roman"/>
      <w:kern w:val="0"/>
      <w:sz w:val="22"/>
    </w:rPr>
  </w:style>
  <w:style w:type="table" w:styleId="a4">
    <w:name w:val="Table Grid"/>
    <w:basedOn w:val="a1"/>
    <w:uiPriority w:val="59"/>
    <w:rsid w:val="0089346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5">
    <w:name w:val="Emphasis"/>
    <w:basedOn w:val="a0"/>
    <w:uiPriority w:val="20"/>
    <w:qFormat/>
    <w:rsid w:val="00893462"/>
    <w:rPr>
      <w:i/>
      <w:iCs/>
    </w:rPr>
  </w:style>
  <w:style w:type="character" w:styleId="a6">
    <w:name w:val="Hyperlink"/>
    <w:basedOn w:val="a0"/>
    <w:uiPriority w:val="99"/>
    <w:unhideWhenUsed/>
    <w:rsid w:val="00893462"/>
    <w:rPr>
      <w:color w:val="0000FF"/>
      <w:u w:val="single"/>
    </w:rPr>
  </w:style>
  <w:style w:type="paragraph" w:customStyle="1" w:styleId="TOC10">
    <w:name w:val="TOC 标题1"/>
    <w:basedOn w:val="1"/>
    <w:next w:val="a"/>
    <w:uiPriority w:val="39"/>
    <w:unhideWhenUsed/>
    <w:qFormat/>
    <w:rsid w:val="00893462"/>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7">
    <w:name w:val="图注"/>
    <w:basedOn w:val="a"/>
    <w:qFormat/>
    <w:rsid w:val="00893462"/>
    <w:pPr>
      <w:jc w:val="center"/>
    </w:pPr>
    <w:rPr>
      <w:sz w:val="21"/>
      <w:szCs w:val="24"/>
    </w:rPr>
  </w:style>
  <w:style w:type="paragraph" w:styleId="a8">
    <w:name w:val="List Paragraph"/>
    <w:basedOn w:val="a"/>
    <w:uiPriority w:val="34"/>
    <w:qFormat/>
    <w:rsid w:val="00893462"/>
    <w:pPr>
      <w:ind w:firstLineChars="200" w:firstLine="420"/>
    </w:pPr>
  </w:style>
  <w:style w:type="paragraph" w:styleId="a9">
    <w:name w:val="Balloon Text"/>
    <w:basedOn w:val="a"/>
    <w:link w:val="aa"/>
    <w:rsid w:val="005C1139"/>
    <w:rPr>
      <w:sz w:val="18"/>
      <w:szCs w:val="18"/>
    </w:rPr>
  </w:style>
  <w:style w:type="character" w:customStyle="1" w:styleId="aa">
    <w:name w:val="批注框文本 字符"/>
    <w:basedOn w:val="a0"/>
    <w:link w:val="a9"/>
    <w:rsid w:val="005C1139"/>
    <w:rPr>
      <w:rFonts w:ascii="Times New Roman" w:hAnsi="Times New Roman"/>
      <w:kern w:val="2"/>
      <w:sz w:val="18"/>
      <w:szCs w:val="18"/>
    </w:rPr>
  </w:style>
  <w:style w:type="paragraph" w:styleId="ab">
    <w:name w:val="header"/>
    <w:basedOn w:val="a"/>
    <w:link w:val="ac"/>
    <w:rsid w:val="005C1139"/>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rsid w:val="005C1139"/>
    <w:rPr>
      <w:rFonts w:ascii="Times New Roman"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Adancurusul/some_tiny_interpreters" TargetMode="External"/><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micropython.org/webrepl/" TargetMode="External"/><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jpe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1499</Words>
  <Characters>8549</Characters>
  <Application>Microsoft Office Word</Application>
  <DocSecurity>0</DocSecurity>
  <Lines>71</Lines>
  <Paragraphs>20</Paragraphs>
  <ScaleCrop>false</ScaleCrop>
  <Company/>
  <LinksUpToDate>false</LinksUpToDate>
  <CharactersWithSpaces>10028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丶</dc:creator>
  <cp:lastModifiedBy>HONG Xiaoyu</cp:lastModifiedBy>
  <cp:revision>5</cp:revision>
  <cp:lastPrinted>2020-03-29T09:14:00Z</cp:lastPrinted>
  <dcterms:created xsi:type="dcterms:W3CDTF">2020-03-29T09:14:00Z</dcterms:created>
  <dcterms:modified xsi:type="dcterms:W3CDTF">2020-03-29T10:00:00Z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